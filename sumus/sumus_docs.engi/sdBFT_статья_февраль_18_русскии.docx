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C8BE66" w14:textId="77777777" w:rsidR="005A4BB4" w:rsidRDefault="00FA7C56">
      <w:pPr>
        <w:rPr>
          <w:ins w:id="0" w:author="Шумилов" w:date="2018-02-20T21:50:00Z"/>
        </w:rPr>
        <w:pPrChange w:id="1" w:author="Шумилов" w:date="2018-02-20T21:48:00Z">
          <w:pPr>
            <w:jc w:val="center"/>
          </w:pPr>
        </w:pPrChange>
      </w:pPr>
      <w:commentRangeStart w:id="2"/>
      <w:r w:rsidRPr="000D2718">
        <w:t>Алгоритм конс</w:t>
      </w:r>
      <w:r w:rsidR="002B623D">
        <w:t>енсуса для корпоративных сетей блокчейн</w:t>
      </w:r>
      <w:r w:rsidRPr="000D2718">
        <w:t>.</w:t>
      </w:r>
      <w:commentRangeEnd w:id="2"/>
      <w:r w:rsidR="00DB11F4">
        <w:rPr>
          <w:rStyle w:val="ad"/>
        </w:rPr>
        <w:commentReference w:id="2"/>
      </w:r>
    </w:p>
    <w:p w14:paraId="1A3D4EBC" w14:textId="77777777" w:rsidR="002D28A2" w:rsidRPr="000D2718" w:rsidRDefault="002D28A2">
      <w:pPr>
        <w:pPrChange w:id="3" w:author="Шумилов" w:date="2018-02-20T21:48:00Z">
          <w:pPr>
            <w:jc w:val="center"/>
          </w:pPr>
        </w:pPrChange>
      </w:pPr>
      <w:ins w:id="4" w:author="Шумилов" w:date="2018-02-20T21:50:00Z">
        <w:r>
          <w:t>АННОТАЦИЯ</w:t>
        </w:r>
      </w:ins>
    </w:p>
    <w:p w14:paraId="3D02498E" w14:textId="77777777" w:rsidR="00FA7C56" w:rsidRPr="000D2718" w:rsidRDefault="000D2718" w:rsidP="000D2718">
      <w:pPr>
        <w:tabs>
          <w:tab w:val="left" w:pos="284"/>
          <w:tab w:val="left" w:pos="426"/>
        </w:tabs>
        <w:spacing w:after="160" w:line="259" w:lineRule="auto"/>
        <w:ind w:firstLine="0"/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Введение</w:t>
      </w:r>
    </w:p>
    <w:p w14:paraId="1BCC9C76" w14:textId="77777777" w:rsidR="00A54A29" w:rsidRPr="00DD24E1" w:rsidRDefault="00A54A29" w:rsidP="00A54A29">
      <w:pPr>
        <w:jc w:val="both"/>
      </w:pPr>
      <w:del w:id="5" w:author="Шумилов Юрий Юриевич" w:date="2018-02-20T14:53:00Z">
        <w:r w:rsidRPr="00DD24E1" w:rsidDel="0086307D">
          <w:delText xml:space="preserve">Сатоши Накамото </w:delText>
        </w:r>
      </w:del>
      <w:ins w:id="6" w:author="Шумилов Юрий Юриевич" w:date="2018-02-20T14:53:00Z">
        <w:r w:rsidR="0086307D">
          <w:t>П</w:t>
        </w:r>
      </w:ins>
      <w:del w:id="7" w:author="Шумилов Юрий Юриевич" w:date="2018-02-20T14:53:00Z">
        <w:r w:rsidRPr="00DD24E1" w:rsidDel="0086307D">
          <w:delText>п</w:delText>
        </w:r>
      </w:del>
      <w:r w:rsidRPr="00DD24E1">
        <w:t xml:space="preserve">ри создании монеты биткоин и технологии блокчейн </w:t>
      </w:r>
      <w:ins w:id="8" w:author="Шумилов Юрий Юриевич" w:date="2018-02-20T14:53:00Z">
        <w:r w:rsidR="0086307D" w:rsidRPr="00DD24E1">
          <w:t xml:space="preserve">Сатоши Накамото </w:t>
        </w:r>
        <w:commentRangeStart w:id="9"/>
        <w:r w:rsidR="0086307D" w:rsidRPr="0086307D">
          <w:rPr>
            <w:rPrChange w:id="10" w:author="Шумилов Юрий Юриевич" w:date="2018-02-20T14:55:00Z">
              <w:rPr>
                <w:lang w:val="en-US"/>
              </w:rPr>
            </w:rPrChange>
          </w:rPr>
          <w:t>[</w:t>
        </w:r>
      </w:ins>
      <w:ins w:id="11" w:author="Шумилов Юрий Юриевич" w:date="2018-02-20T15:34:00Z">
        <w:r w:rsidR="00263A1D" w:rsidRPr="00263A1D">
          <w:rPr>
            <w:rPrChange w:id="12" w:author="Шумилов Юрий Юриевич" w:date="2018-02-20T15:34:00Z">
              <w:rPr>
                <w:lang w:val="en-US"/>
              </w:rPr>
            </w:rPrChange>
          </w:rPr>
          <w:t xml:space="preserve"> </w:t>
        </w:r>
      </w:ins>
      <w:ins w:id="13" w:author="Шумилов Юрий Юриевич" w:date="2018-02-20T14:53:00Z">
        <w:r w:rsidR="0086307D" w:rsidRPr="0086307D">
          <w:rPr>
            <w:rPrChange w:id="14" w:author="Шумилов Юрий Юриевич" w:date="2018-02-20T14:55:00Z">
              <w:rPr>
                <w:lang w:val="en-US"/>
              </w:rPr>
            </w:rPrChange>
          </w:rPr>
          <w:t>]</w:t>
        </w:r>
      </w:ins>
      <w:commentRangeEnd w:id="9"/>
      <w:r w:rsidR="001A297F">
        <w:rPr>
          <w:rStyle w:val="ad"/>
        </w:rPr>
        <w:commentReference w:id="9"/>
      </w:r>
      <w:ins w:id="15" w:author="Шумилов Юрий Юриевич" w:date="2018-02-20T14:53:00Z">
        <w:r w:rsidR="0086307D" w:rsidRPr="0086307D">
          <w:rPr>
            <w:rPrChange w:id="16" w:author="Шумилов Юрий Юриевич" w:date="2018-02-20T14:55:00Z">
              <w:rPr>
                <w:lang w:val="en-US"/>
              </w:rPr>
            </w:rPrChange>
          </w:rPr>
          <w:t xml:space="preserve"> </w:t>
        </w:r>
      </w:ins>
      <w:r w:rsidRPr="00DD24E1">
        <w:t>использовал в качестве алгоритма консенсуса алгоритм   доказательства работы, так называемый Proof of Work (PoW). С ростом популярности технологии блокчейн</w:t>
      </w:r>
      <w:del w:id="17" w:author="Викторович Анатолий" w:date="2018-02-18T23:29:00Z">
        <w:r w:rsidRPr="00DD24E1" w:rsidDel="00E2633F">
          <w:delText>а</w:delText>
        </w:r>
      </w:del>
      <w:r w:rsidRPr="00DD24E1">
        <w:t xml:space="preserve"> проявились особенности алгоритма PoW, связанные с низкой скоростью транзакций и, соответственно, их высокой стоимостью. </w:t>
      </w:r>
    </w:p>
    <w:p w14:paraId="139B2679" w14:textId="77777777" w:rsidR="00A54A29" w:rsidRPr="00A54A29" w:rsidRDefault="00A54A29" w:rsidP="00A54A29">
      <w:pPr>
        <w:jc w:val="both"/>
      </w:pPr>
      <w:r w:rsidRPr="00A54A29">
        <w:t xml:space="preserve">Многие эксперты из IT индустрии </w:t>
      </w:r>
      <w:del w:id="18" w:author="Шумилов" w:date="2018-02-20T21:52:00Z">
        <w:r w:rsidRPr="00A54A29" w:rsidDel="001A297F">
          <w:delText>постарались</w:delText>
        </w:r>
      </w:del>
      <w:r w:rsidRPr="00A54A29">
        <w:t xml:space="preserve"> созда</w:t>
      </w:r>
      <w:del w:id="19" w:author="Шумилов" w:date="2018-02-20T21:52:00Z">
        <w:r w:rsidRPr="00A54A29" w:rsidDel="001A297F">
          <w:delText>ть</w:delText>
        </w:r>
      </w:del>
      <w:ins w:id="20" w:author="Шумилов" w:date="2018-02-20T21:52:00Z">
        <w:r w:rsidR="001A297F">
          <w:t>ли</w:t>
        </w:r>
      </w:ins>
      <w:r w:rsidRPr="00A54A29">
        <w:t xml:space="preserve"> новые</w:t>
      </w:r>
      <w:del w:id="21" w:author="Викторович Анатолий" w:date="2018-02-18T23:29:00Z">
        <w:r w:rsidRPr="00A54A29" w:rsidDel="00E2633F">
          <w:delText>,</w:delText>
        </w:r>
      </w:del>
      <w:r w:rsidRPr="00A54A29">
        <w:t xml:space="preserve"> либо адаптирова</w:t>
      </w:r>
      <w:del w:id="22" w:author="Шумилов" w:date="2018-02-20T21:52:00Z">
        <w:r w:rsidRPr="00A54A29" w:rsidDel="001A297F">
          <w:delText>ть</w:delText>
        </w:r>
      </w:del>
      <w:ins w:id="23" w:author="Шумилов" w:date="2018-02-20T21:52:00Z">
        <w:r w:rsidR="001A297F">
          <w:t>ли</w:t>
        </w:r>
      </w:ins>
      <w:r w:rsidRPr="00A54A29">
        <w:t xml:space="preserve"> уже существующие </w:t>
      </w:r>
      <w:r w:rsidR="00E95516">
        <w:t>алгоритмы</w:t>
      </w:r>
      <w:r w:rsidRPr="00A54A29">
        <w:t xml:space="preserve"> консенсуса, устраняющие слабые стороны PoW. В результате появились алгоритмы консенсуса PoS, DPoS, LPoS, PoE, PoIT</w:t>
      </w:r>
      <w:r w:rsidR="00E95516">
        <w:t xml:space="preserve">, </w:t>
      </w:r>
      <w:r w:rsidR="00E95516">
        <w:rPr>
          <w:lang w:val="en-US"/>
        </w:rPr>
        <w:t>pBFT</w:t>
      </w:r>
      <w:r w:rsidRPr="00A54A29">
        <w:t>. Данной статьей мы постарались внести свой вклад в развитие алгоритмов консенсуса.</w:t>
      </w:r>
    </w:p>
    <w:p w14:paraId="421FADFF" w14:textId="77777777" w:rsidR="005F2B46" w:rsidRPr="00A54A29" w:rsidRDefault="00A54A29" w:rsidP="00A54A29">
      <w:pPr>
        <w:jc w:val="both"/>
      </w:pPr>
      <w:r w:rsidRPr="00A54A29">
        <w:t xml:space="preserve">Необходимость создания собственного алгоритма консенсуса возникла при попытке создать </w:t>
      </w:r>
      <w:r w:rsidRPr="001A297F">
        <w:rPr>
          <w:highlight w:val="cyan"/>
          <w:rPrChange w:id="24" w:author="Шумилов" w:date="2018-02-20T21:53:00Z">
            <w:rPr/>
          </w:rPrChange>
        </w:rPr>
        <w:t>блокчейн,</w:t>
      </w:r>
      <w:r w:rsidRPr="00A54A29">
        <w:t xml:space="preserve"> отвечающий следующ</w:t>
      </w:r>
      <w:r w:rsidR="00255130">
        <w:t xml:space="preserve">им требованиям к </w:t>
      </w:r>
      <w:r w:rsidR="00255130" w:rsidRPr="001A297F">
        <w:rPr>
          <w:highlight w:val="cyan"/>
          <w:rPrChange w:id="25" w:author="Шумилов" w:date="2018-02-20T21:53:00Z">
            <w:rPr/>
          </w:rPrChange>
        </w:rPr>
        <w:t>сети блокчейн</w:t>
      </w:r>
      <w:del w:id="26" w:author="Викторович Анатолий" w:date="2018-02-18T23:30:00Z">
        <w:r w:rsidR="00255130" w:rsidRPr="001A297F" w:rsidDel="00E2633F">
          <w:rPr>
            <w:highlight w:val="cyan"/>
            <w:rPrChange w:id="27" w:author="Шумилов" w:date="2018-02-20T21:53:00Z">
              <w:rPr/>
            </w:rPrChange>
          </w:rPr>
          <w:delText>а</w:delText>
        </w:r>
      </w:del>
      <w:r w:rsidR="00255130">
        <w:t>.</w:t>
      </w:r>
    </w:p>
    <w:p w14:paraId="5462F8C3" w14:textId="77777777" w:rsidR="006B40C2" w:rsidRDefault="006B40C2" w:rsidP="00A0040D">
      <w:pPr>
        <w:pStyle w:val="a7"/>
        <w:numPr>
          <w:ilvl w:val="0"/>
          <w:numId w:val="1"/>
        </w:numPr>
        <w:jc w:val="both"/>
      </w:pPr>
      <w:r>
        <w:t xml:space="preserve">Время </w:t>
      </w:r>
      <w:r w:rsidR="00D94761">
        <w:t>создания нового блока</w:t>
      </w:r>
      <w:r>
        <w:t xml:space="preserve"> не более 1 мин.</w:t>
      </w:r>
    </w:p>
    <w:p w14:paraId="73EE249B" w14:textId="77777777" w:rsidR="006B40C2" w:rsidRDefault="006B40C2" w:rsidP="00A0040D">
      <w:pPr>
        <w:pStyle w:val="a7"/>
        <w:numPr>
          <w:ilvl w:val="0"/>
          <w:numId w:val="1"/>
        </w:numPr>
        <w:jc w:val="both"/>
      </w:pPr>
      <w:r>
        <w:t xml:space="preserve">Корпоративный тип сети </w:t>
      </w:r>
      <w:del w:id="28" w:author="Викторович Анатолий" w:date="2018-02-18T23:30:00Z">
        <w:r w:rsidR="00956595" w:rsidDel="00E2633F">
          <w:delText>«</w:delText>
        </w:r>
      </w:del>
      <w:r>
        <w:t>блокчейн</w:t>
      </w:r>
      <w:del w:id="29" w:author="Викторович Анатолий" w:date="2018-02-18T23:30:00Z">
        <w:r w:rsidR="00956595" w:rsidDel="00E2633F">
          <w:delText>»</w:delText>
        </w:r>
      </w:del>
      <w:r>
        <w:t>.</w:t>
      </w:r>
    </w:p>
    <w:p w14:paraId="11FF515C" w14:textId="77777777" w:rsidR="006B40C2" w:rsidRDefault="006B40C2" w:rsidP="00A0040D">
      <w:pPr>
        <w:pStyle w:val="a7"/>
        <w:numPr>
          <w:ilvl w:val="0"/>
          <w:numId w:val="1"/>
        </w:numPr>
        <w:jc w:val="both"/>
      </w:pPr>
      <w:r>
        <w:t>Количество узлов, принимающих участие в выработке консенсуса</w:t>
      </w:r>
      <w:ins w:id="30" w:author="Викторович Анатолий" w:date="2018-02-18T23:30:00Z">
        <w:r w:rsidR="00E2633F">
          <w:t>,</w:t>
        </w:r>
      </w:ins>
      <w:r>
        <w:t xml:space="preserve"> может меняться от 10</w:t>
      </w:r>
      <w:r>
        <w:rPr>
          <w:vertAlign w:val="superscript"/>
        </w:rPr>
        <w:t>3</w:t>
      </w:r>
      <w:r>
        <w:t xml:space="preserve"> до 10</w:t>
      </w:r>
      <w:r>
        <w:rPr>
          <w:vertAlign w:val="superscript"/>
        </w:rPr>
        <w:t>4</w:t>
      </w:r>
      <w:r>
        <w:t>.</w:t>
      </w:r>
    </w:p>
    <w:p w14:paraId="0AE1046D" w14:textId="77777777" w:rsidR="006B40C2" w:rsidRDefault="006B40C2" w:rsidP="00A0040D">
      <w:pPr>
        <w:pStyle w:val="a7"/>
        <w:numPr>
          <w:ilvl w:val="0"/>
          <w:numId w:val="1"/>
        </w:numPr>
        <w:jc w:val="both"/>
      </w:pPr>
      <w:r>
        <w:t>Низкая энергоёмкость реализации алгоритма.</w:t>
      </w:r>
    </w:p>
    <w:p w14:paraId="75738071" w14:textId="77777777" w:rsidR="00D94761" w:rsidRDefault="00D94761" w:rsidP="00A0040D">
      <w:pPr>
        <w:pStyle w:val="a7"/>
        <w:numPr>
          <w:ilvl w:val="0"/>
          <w:numId w:val="1"/>
        </w:numPr>
        <w:jc w:val="both"/>
      </w:pPr>
      <w:r>
        <w:t>Высокая скорость транзакций</w:t>
      </w:r>
      <w:ins w:id="31" w:author="Шумилов" w:date="2018-02-20T21:54:00Z">
        <w:r w:rsidR="001A297F" w:rsidRPr="001A297F">
          <w:rPr>
            <w:rPrChange w:id="32" w:author="Шумилов" w:date="2018-02-20T21:55:00Z">
              <w:rPr>
                <w:lang w:val="en-US"/>
              </w:rPr>
            </w:rPrChange>
          </w:rPr>
          <w:t xml:space="preserve"> -</w:t>
        </w:r>
      </w:ins>
      <w:r>
        <w:t xml:space="preserve"> не менее 10</w:t>
      </w:r>
      <w:r>
        <w:rPr>
          <w:vertAlign w:val="superscript"/>
        </w:rPr>
        <w:t xml:space="preserve">3 </w:t>
      </w:r>
      <w:r>
        <w:t>транзакций в секунду.</w:t>
      </w:r>
    </w:p>
    <w:p w14:paraId="6B136DC1" w14:textId="77777777" w:rsidR="006B40C2" w:rsidRDefault="006B40C2" w:rsidP="006B2811">
      <w:r>
        <w:t xml:space="preserve">Ранее </w:t>
      </w:r>
      <w:r w:rsidRPr="002B00BB">
        <w:t>предложенные</w:t>
      </w:r>
      <w:r>
        <w:t xml:space="preserve"> алгоритмы консенсуса признаны авторами не удовлетворяющими перечисленные выше т</w:t>
      </w:r>
      <w:r w:rsidR="00DD24E1">
        <w:t>ребования по следующим причинам.</w:t>
      </w:r>
    </w:p>
    <w:p w14:paraId="636664F2" w14:textId="78CF846E" w:rsidR="00DD24E1" w:rsidRPr="00DD24E1" w:rsidRDefault="00DD24E1" w:rsidP="00DD24E1">
      <w:pPr>
        <w:jc w:val="both"/>
      </w:pPr>
      <w:r w:rsidRPr="00DD24E1">
        <w:t>Консенсус PoW (proof-of-work) самый первый тип консенсуса</w:t>
      </w:r>
      <w:ins w:id="33" w:author="Викторович Анатолий" w:date="2018-02-18T23:30:00Z">
        <w:r w:rsidR="00E2633F">
          <w:t>,</w:t>
        </w:r>
      </w:ins>
      <w:r w:rsidRPr="00DD24E1">
        <w:t xml:space="preserve"> реализованный в блокчейне валюты Bitcoin. Консенсус отличается невысокой скоростью закрытия блока и малой скоростью транзакций, согласно приведенным данным [</w:t>
      </w:r>
      <w:commentRangeStart w:id="34"/>
      <w:r w:rsidRPr="00DD24E1">
        <w:t>8</w:t>
      </w:r>
      <w:commentRangeEnd w:id="34"/>
      <w:r w:rsidR="001B3335">
        <w:rPr>
          <w:rStyle w:val="ad"/>
        </w:rPr>
        <w:commentReference w:id="34"/>
      </w:r>
      <w:r w:rsidRPr="00DD24E1">
        <w:t>] скорость транзакций валюты Bitcoin составляет всего 7 транзакций в секунду. Формирование блока блокчейна при консенсусе PoW требует значительных вычислительных ресурсов. Причем</w:t>
      </w:r>
      <w:del w:id="35" w:author="Викторович Анатолий" w:date="2018-02-18T23:32:00Z">
        <w:r w:rsidRPr="00DD24E1" w:rsidDel="00E2633F">
          <w:delText>,</w:delText>
        </w:r>
      </w:del>
      <w:r w:rsidRPr="00DD24E1">
        <w:t xml:space="preserve"> чем больше у участника консенсуса вычислительных ресурсов, тем </w:t>
      </w:r>
      <w:del w:id="36" w:author="Шумилов" w:date="2018-02-20T22:00:00Z">
        <w:r w:rsidRPr="00DD24E1" w:rsidDel="009652B5">
          <w:delText xml:space="preserve">больше </w:delText>
        </w:r>
      </w:del>
      <w:ins w:id="37" w:author="Шумилов" w:date="2018-02-20T22:00:00Z">
        <w:r w:rsidR="009652B5">
          <w:t xml:space="preserve">выше </w:t>
        </w:r>
      </w:ins>
      <w:r w:rsidRPr="00DD24E1">
        <w:t xml:space="preserve">вероятность </w:t>
      </w:r>
      <w:ins w:id="38" w:author="Шумилов" w:date="2018-02-20T22:01:00Z">
        <w:r w:rsidR="009652B5">
          <w:t xml:space="preserve">для него </w:t>
        </w:r>
      </w:ins>
      <w:r w:rsidRPr="00DD24E1">
        <w:t>сформировать блок, что приводит к вычислительной гонке между участниками консенсуса.</w:t>
      </w:r>
    </w:p>
    <w:p w14:paraId="6A3B7E0A" w14:textId="77777777" w:rsidR="00DD24E1" w:rsidRPr="00DD24E1" w:rsidRDefault="00DD24E1" w:rsidP="00DD24E1">
      <w:pPr>
        <w:jc w:val="both"/>
      </w:pPr>
      <w:r w:rsidRPr="00DD24E1">
        <w:t>Консенсус PoS proof-of-stake и его вариации DPoS, LPoS был</w:t>
      </w:r>
      <w:ins w:id="39" w:author="Викторович Анатолий" w:date="2018-02-18T23:33:00Z">
        <w:r w:rsidR="00E2633F">
          <w:t>и</w:t>
        </w:r>
      </w:ins>
      <w:r w:rsidRPr="00DD24E1">
        <w:t xml:space="preserve"> предложен</w:t>
      </w:r>
      <w:ins w:id="40" w:author="Викторович Анатолий" w:date="2018-02-18T23:33:00Z">
        <w:r w:rsidR="00E2633F">
          <w:t>ы</w:t>
        </w:r>
      </w:ins>
      <w:r w:rsidRPr="00DD24E1">
        <w:t xml:space="preserve">, чтобы решить проблемы консенсуса PoW, связанные с высокими вычислительными издержками и малой скоростью закрытия </w:t>
      </w:r>
      <w:r w:rsidR="00E95516">
        <w:t>блока транзакций</w:t>
      </w:r>
      <w:r w:rsidRPr="00DD24E1">
        <w:t xml:space="preserve"> </w:t>
      </w:r>
      <w:r w:rsidRPr="009652B5">
        <w:rPr>
          <w:highlight w:val="cyan"/>
          <w:rPrChange w:id="41" w:author="Шумилов" w:date="2018-02-20T22:01:00Z">
            <w:rPr/>
          </w:rPrChange>
        </w:rPr>
        <w:t>[10]</w:t>
      </w:r>
      <w:r w:rsidRPr="00DD24E1">
        <w:t>. Несмотря на высокую скорость закрытия блока и низкие требования к аппаратным ресурсам</w:t>
      </w:r>
      <w:ins w:id="42" w:author="Викторович Анатолий" w:date="2018-02-18T23:34:00Z">
        <w:r w:rsidR="00E2633F">
          <w:t>,</w:t>
        </w:r>
      </w:ins>
      <w:r w:rsidRPr="00DD24E1">
        <w:t xml:space="preserve"> у алгоритма PoS есть недостатки. Проблемой PoS является централизация монет (ресурсов системы). Пользователь блокчейна</w:t>
      </w:r>
      <w:ins w:id="43" w:author="Викторович Анатолий" w:date="2018-02-18T23:34:00Z">
        <w:r w:rsidR="00E2633F">
          <w:t>,</w:t>
        </w:r>
      </w:ins>
      <w:r w:rsidRPr="00DD24E1">
        <w:t xml:space="preserve"> имеющий максимальный объем ресурсов системы</w:t>
      </w:r>
      <w:ins w:id="44" w:author="Викторович Анатолий" w:date="2018-02-18T23:35:00Z">
        <w:r w:rsidR="00E2633F">
          <w:t>,</w:t>
        </w:r>
      </w:ins>
      <w:r w:rsidRPr="00DD24E1">
        <w:t xml:space="preserve"> получает еще больше монет</w:t>
      </w:r>
      <w:del w:id="45" w:author="Викторович Анатолий" w:date="2018-02-18T23:35:00Z">
        <w:r w:rsidRPr="00DD24E1" w:rsidDel="00E2633F">
          <w:delText>,</w:delText>
        </w:r>
      </w:del>
      <w:r w:rsidRPr="00DD24E1">
        <w:t xml:space="preserve"> за оказание услуг по подтверждению блока. Следовательно, количество узлов, участвующих в консенсусе</w:t>
      </w:r>
      <w:ins w:id="46" w:author="Викторович Анатолий" w:date="2018-02-18T23:36:00Z">
        <w:r w:rsidR="00E2633F">
          <w:t>,</w:t>
        </w:r>
      </w:ins>
      <w:r w:rsidRPr="00DD24E1">
        <w:t xml:space="preserve"> будет эволюционно уменьшаться, что приведет к несоответствию требованиям к блокчейну, изложенным выше. </w:t>
      </w:r>
    </w:p>
    <w:p w14:paraId="075F3594" w14:textId="38C5BAA3" w:rsidR="00DD24E1" w:rsidRPr="00DD24E1" w:rsidRDefault="00DD24E1" w:rsidP="00DD24E1">
      <w:pPr>
        <w:jc w:val="both"/>
      </w:pPr>
      <w:r w:rsidRPr="00DD24E1">
        <w:lastRenderedPageBreak/>
        <w:t>Консенсус pBFT</w:t>
      </w:r>
      <w:ins w:id="47" w:author="Шумилов" w:date="2018-02-20T22:02:00Z">
        <w:r w:rsidR="009652B5">
          <w:t>-</w:t>
        </w:r>
      </w:ins>
      <w:r w:rsidRPr="00DD24E1">
        <w:t xml:space="preserve"> еще одна альтернатива алгоритму консенсуса PoW. В мире предложено несколько реализаций консенсуса pBFT, один из них «Honey Badger» </w:t>
      </w:r>
      <w:r w:rsidRPr="009652B5">
        <w:rPr>
          <w:highlight w:val="cyan"/>
          <w:rPrChange w:id="48" w:author="Шумилов" w:date="2018-02-20T22:02:00Z">
            <w:rPr/>
          </w:rPrChange>
        </w:rPr>
        <w:t>[9]</w:t>
      </w:r>
      <w:r w:rsidRPr="00DD24E1">
        <w:t>. Как показано на рис</w:t>
      </w:r>
      <w:ins w:id="49" w:author="Шумилов" w:date="2018-02-20T22:03:00Z">
        <w:r w:rsidR="009652B5" w:rsidRPr="009652B5">
          <w:rPr>
            <w:rPrChange w:id="50" w:author="Шумилов" w:date="2018-02-20T22:03:00Z">
              <w:rPr>
                <w:lang w:val="en-US"/>
              </w:rPr>
            </w:rPrChange>
          </w:rPr>
          <w:t>.</w:t>
        </w:r>
      </w:ins>
      <w:del w:id="51" w:author="Шумилов" w:date="2018-02-20T22:03:00Z">
        <w:r w:rsidRPr="00DD24E1" w:rsidDel="009652B5">
          <w:delText>унке</w:delText>
        </w:r>
      </w:del>
      <w:r w:rsidR="00255130">
        <w:t xml:space="preserve"> 1</w:t>
      </w:r>
      <w:r w:rsidRPr="00DD24E1">
        <w:t xml:space="preserve"> реализация pBFT консенсуса работает тем лучше, чем меньше количество узлов, участвующих в консенсусе</w:t>
      </w:r>
      <w:r w:rsidR="003519C9">
        <w:t>.</w:t>
      </w:r>
    </w:p>
    <w:p w14:paraId="6A97307A" w14:textId="3E796040" w:rsidR="00255130" w:rsidRDefault="0082571F" w:rsidP="003519C9">
      <w:pPr>
        <w:jc w:val="center"/>
      </w:pPr>
      <w:r>
        <w:rPr>
          <w:noProof/>
        </w:rPr>
        <w:object w:dxaOrig="12510" w:dyaOrig="8806" w14:anchorId="21727C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7.25pt;height:329.25pt;mso-width-percent:0;mso-height-percent:0;mso-width-percent:0;mso-height-percent:0" o:ole="">
            <v:imagedata r:id="rId10" o:title=""/>
          </v:shape>
          <o:OLEObject Type="Embed" ProgID="Visio.Drawing.15" ShapeID="_x0000_i1025" DrawAspect="Content" ObjectID="_1580685619" r:id="rId11"/>
        </w:object>
      </w:r>
      <w:r w:rsidR="00255130">
        <w:t>Рис</w:t>
      </w:r>
      <w:ins w:id="52" w:author="Шумилов" w:date="2018-02-20T22:03:00Z">
        <w:r w:rsidR="009652B5" w:rsidRPr="009652B5">
          <w:rPr>
            <w:rPrChange w:id="53" w:author="Шумилов" w:date="2018-02-20T22:03:00Z">
              <w:rPr>
                <w:lang w:val="en-US"/>
              </w:rPr>
            </w:rPrChange>
          </w:rPr>
          <w:t>.</w:t>
        </w:r>
      </w:ins>
      <w:del w:id="54" w:author="Шумилов" w:date="2018-02-20T22:03:00Z">
        <w:r w:rsidR="00255130" w:rsidDel="009652B5">
          <w:delText>унок</w:delText>
        </w:r>
      </w:del>
      <w:r w:rsidR="00255130">
        <w:t xml:space="preserve"> 1</w:t>
      </w:r>
      <w:r w:rsidR="00FF7111">
        <w:t xml:space="preserve"> График</w:t>
      </w:r>
      <w:ins w:id="55" w:author="Шумилов" w:date="2018-02-20T22:05:00Z">
        <w:r w:rsidR="009652B5">
          <w:t>и</w:t>
        </w:r>
      </w:ins>
      <w:r w:rsidR="00FF7111">
        <w:t xml:space="preserve"> зависимости времени задержки формирования блока от скорости поступающих транзакций</w:t>
      </w:r>
    </w:p>
    <w:p w14:paraId="452B9DA0" w14:textId="77777777" w:rsidR="00FF7111" w:rsidRDefault="00FF7111" w:rsidP="00C15F21">
      <w:pPr>
        <w:jc w:val="both"/>
      </w:pPr>
      <w:r>
        <w:t>На рисунке 1 показан</w:t>
      </w:r>
      <w:r w:rsidR="00260D88">
        <w:t xml:space="preserve"> график зависимости времени задержки формирования блока от скорости поступающих транзакций, где </w:t>
      </w:r>
      <w:r w:rsidR="00260D88">
        <w:rPr>
          <w:lang w:val="en-US"/>
        </w:rPr>
        <w:t>Nodes</w:t>
      </w:r>
      <w:r w:rsidR="00260D88">
        <w:t>/</w:t>
      </w:r>
      <w:r w:rsidR="00260D88">
        <w:rPr>
          <w:lang w:val="en-US"/>
        </w:rPr>
        <w:t>Tolerance</w:t>
      </w:r>
      <w:r w:rsidR="00260D88" w:rsidRPr="00260D88">
        <w:t xml:space="preserve"> </w:t>
      </w:r>
      <w:r w:rsidR="00260D88">
        <w:t>– соотношение общего количества узлов, достигающее консенсуса</w:t>
      </w:r>
      <w:ins w:id="56" w:author="Викторович Анатолий" w:date="2018-02-18T23:37:00Z">
        <w:r w:rsidR="00E2633F">
          <w:t>,</w:t>
        </w:r>
      </w:ins>
      <w:r w:rsidR="00260D88">
        <w:t xml:space="preserve"> и числа узлов, не достигших консенсуса</w:t>
      </w:r>
      <w:r w:rsidR="003519C9">
        <w:t xml:space="preserve">. </w:t>
      </w:r>
    </w:p>
    <w:p w14:paraId="354ACCC8" w14:textId="7C141BC7" w:rsidR="003519C9" w:rsidRDefault="009652B5" w:rsidP="003519C9">
      <w:pPr>
        <w:jc w:val="both"/>
      </w:pPr>
      <w:ins w:id="57" w:author="Шумилов" w:date="2018-02-20T22:05:00Z">
        <w:r>
          <w:t>Кривая</w:t>
        </w:r>
      </w:ins>
      <w:del w:id="58" w:author="Шумилов" w:date="2018-02-20T22:05:00Z">
        <w:r w:rsidR="003519C9" w:rsidDel="009652B5">
          <w:delText xml:space="preserve">На графике </w:delText>
        </w:r>
      </w:del>
      <w:r w:rsidR="003519C9">
        <w:t xml:space="preserve">1 </w:t>
      </w:r>
      <w:del w:id="59" w:author="Викторович Анатолий" w:date="2018-02-18T23:37:00Z">
        <w:r w:rsidR="003519C9" w:rsidDel="00E2633F">
          <w:delText>–</w:delText>
        </w:r>
      </w:del>
      <w:r w:rsidR="003519C9">
        <w:t xml:space="preserve"> показ</w:t>
      </w:r>
      <w:del w:id="60" w:author="Шумилов" w:date="2018-02-20T22:05:00Z">
        <w:r w:rsidR="003519C9" w:rsidDel="009652B5">
          <w:delText>ано</w:delText>
        </w:r>
      </w:del>
      <w:ins w:id="61" w:author="Шумилов" w:date="2018-02-20T22:05:00Z">
        <w:r>
          <w:t>ывает</w:t>
        </w:r>
      </w:ins>
      <w:r w:rsidR="003519C9">
        <w:t xml:space="preserve"> изменение </w:t>
      </w:r>
      <w:del w:id="62" w:author="Шумилов" w:date="2018-02-20T22:07:00Z">
        <w:r w:rsidR="003519C9" w:rsidDel="009652B5">
          <w:delText>скорости</w:delText>
        </w:r>
      </w:del>
      <w:ins w:id="63" w:author="Шумилов" w:date="2018-02-20T22:07:00Z">
        <w:r>
          <w:t>времени</w:t>
        </w:r>
      </w:ins>
      <w:r w:rsidR="003519C9">
        <w:t xml:space="preserve"> закрытия блока в зависимости от скорости пост</w:t>
      </w:r>
      <w:r w:rsidR="0093303F">
        <w:t xml:space="preserve">упающих транзакций для 32 узлов, </w:t>
      </w:r>
      <w:ins w:id="64" w:author="Шумилов" w:date="2018-02-20T22:06:00Z">
        <w:r>
          <w:t>кривая</w:t>
        </w:r>
      </w:ins>
      <w:del w:id="65" w:author="Шумилов" w:date="2018-02-20T22:06:00Z">
        <w:r w:rsidR="0093303F" w:rsidDel="009652B5">
          <w:delText>на</w:delText>
        </w:r>
      </w:del>
      <w:r w:rsidR="0093303F">
        <w:t xml:space="preserve"> 2</w:t>
      </w:r>
      <w:del w:id="66" w:author="Шумилов" w:date="2018-02-20T22:06:00Z">
        <w:r w:rsidR="0093303F" w:rsidDel="009652B5">
          <w:delText>-м</w:delText>
        </w:r>
      </w:del>
      <w:r w:rsidR="0093303F">
        <w:t xml:space="preserve"> – для 40 узлов, </w:t>
      </w:r>
      <w:ins w:id="67" w:author="Шумилов" w:date="2018-02-20T22:06:00Z">
        <w:r>
          <w:t>кривые 3-6</w:t>
        </w:r>
      </w:ins>
      <w:del w:id="68" w:author="Шумилов" w:date="2018-02-20T22:06:00Z">
        <w:r w:rsidR="0093303F" w:rsidDel="009652B5">
          <w:delText>далее</w:delText>
        </w:r>
      </w:del>
      <w:r w:rsidR="0093303F">
        <w:t xml:space="preserve"> </w:t>
      </w:r>
      <w:del w:id="69" w:author="Шумилов" w:date="2018-02-20T22:08:00Z">
        <w:r w:rsidR="0093303F" w:rsidDel="00B278BC">
          <w:delText>п</w:delText>
        </w:r>
      </w:del>
      <w:del w:id="70" w:author="Шумилов" w:date="2018-02-20T22:07:00Z">
        <w:r w:rsidR="0093303F" w:rsidDel="009652B5">
          <w:delText>риведены</w:delText>
        </w:r>
      </w:del>
      <w:del w:id="71" w:author="Шумилов" w:date="2018-02-20T22:08:00Z">
        <w:r w:rsidR="0093303F" w:rsidDel="00B278BC">
          <w:delText xml:space="preserve"> значения</w:delText>
        </w:r>
      </w:del>
      <w:ins w:id="72" w:author="Шумилов" w:date="2018-02-20T22:08:00Z">
        <w:r w:rsidR="00B278BC">
          <w:t>-</w:t>
        </w:r>
      </w:ins>
      <w:r w:rsidR="0093303F">
        <w:t xml:space="preserve"> для 48, 56, 64 и 104 узлов соответственно.</w:t>
      </w:r>
    </w:p>
    <w:p w14:paraId="119EDD57" w14:textId="2A7AAC5D" w:rsidR="00ED3AE2" w:rsidRDefault="003519C9" w:rsidP="00C15F21">
      <w:pPr>
        <w:jc w:val="both"/>
      </w:pPr>
      <w:r>
        <w:t>Н</w:t>
      </w:r>
      <w:r w:rsidRPr="00DD24E1">
        <w:t>аиболее эффективно консенсус работает при количестве узлов не превышающи</w:t>
      </w:r>
      <w:r w:rsidR="00D94761">
        <w:t xml:space="preserve">м 40, </w:t>
      </w:r>
      <w:del w:id="73" w:author="Шумилов" w:date="2018-02-20T22:09:00Z">
        <w:r w:rsidR="00D94761" w:rsidDel="00B278BC">
          <w:delText>график 1 и 2</w:delText>
        </w:r>
      </w:del>
      <w:r w:rsidR="00D94761">
        <w:t>, скорость транзакций для такого числа узлов достигает 2*10</w:t>
      </w:r>
      <w:r w:rsidR="00D94761">
        <w:rPr>
          <w:vertAlign w:val="superscript"/>
        </w:rPr>
        <w:t>4</w:t>
      </w:r>
      <w:r w:rsidR="00D94761">
        <w:t xml:space="preserve"> </w:t>
      </w:r>
      <w:r w:rsidR="00ED3AE2">
        <w:t>транзакций в секунду, при этом время закрытия блока не превышает 40 секунд.</w:t>
      </w:r>
    </w:p>
    <w:p w14:paraId="169E0D6D" w14:textId="48368FAC" w:rsidR="003519C9" w:rsidRDefault="00ED3AE2" w:rsidP="00C15F21">
      <w:pPr>
        <w:jc w:val="both"/>
      </w:pPr>
      <w:r>
        <w:t xml:space="preserve">Если количество узлов превышает 60, </w:t>
      </w:r>
      <w:del w:id="74" w:author="Шумилов" w:date="2018-02-20T22:09:00Z">
        <w:r w:rsidDel="00B278BC">
          <w:delText>график</w:delText>
        </w:r>
      </w:del>
      <w:ins w:id="75" w:author="Шумилов" w:date="2018-02-20T22:09:00Z">
        <w:r w:rsidR="00B278BC">
          <w:t>кривые</w:t>
        </w:r>
      </w:ins>
      <w:r>
        <w:t xml:space="preserve"> 5 и 6, то скорость транзакций для такого числа узлов не превышает 0</w:t>
      </w:r>
      <w:r w:rsidRPr="00ED3AE2">
        <w:t>,5</w:t>
      </w:r>
      <w:commentRangeStart w:id="76"/>
      <w:r>
        <w:t>*</w:t>
      </w:r>
      <w:commentRangeEnd w:id="76"/>
      <w:r w:rsidR="00B278BC">
        <w:rPr>
          <w:rStyle w:val="ad"/>
        </w:rPr>
        <w:commentReference w:id="76"/>
      </w:r>
      <w:r>
        <w:t>10</w:t>
      </w:r>
      <w:r>
        <w:rPr>
          <w:vertAlign w:val="superscript"/>
        </w:rPr>
        <w:t xml:space="preserve">3 </w:t>
      </w:r>
      <w:r>
        <w:t>транзакций в секунду, при этом время закрытия блока превышает 100 секунд.</w:t>
      </w:r>
      <w:r w:rsidRPr="00ED3AE2">
        <w:t xml:space="preserve"> </w:t>
      </w:r>
      <w:r>
        <w:t xml:space="preserve">Время консенсуса для 104 узлов достигало 6 минут. </w:t>
      </w:r>
    </w:p>
    <w:p w14:paraId="4875D8A0" w14:textId="77777777" w:rsidR="006B40C2" w:rsidRDefault="006B40C2" w:rsidP="00C15F21">
      <w:pPr>
        <w:jc w:val="both"/>
      </w:pPr>
      <w:r>
        <w:t xml:space="preserve">Авторы предлагают другой подход </w:t>
      </w:r>
      <w:r w:rsidR="00DD24E1">
        <w:t>д</w:t>
      </w:r>
      <w:r w:rsidR="00DD24E1" w:rsidRPr="00DD24E1">
        <w:t>ля решения проблемы потери производительности в pBFT алгоритме</w:t>
      </w:r>
      <w:r>
        <w:t>, реализованный в алгоритме</w:t>
      </w:r>
      <w:r w:rsidR="00956595">
        <w:t xml:space="preserve"> </w:t>
      </w:r>
      <w:r w:rsidR="00956595">
        <w:rPr>
          <w:lang w:val="en-US"/>
        </w:rPr>
        <w:t>stake</w:t>
      </w:r>
      <w:r w:rsidR="00956595" w:rsidRPr="00956595">
        <w:t xml:space="preserve"> </w:t>
      </w:r>
      <w:r w:rsidR="00956595">
        <w:rPr>
          <w:lang w:val="en-US"/>
        </w:rPr>
        <w:t>distributed</w:t>
      </w:r>
      <w:r w:rsidR="00956595" w:rsidRPr="00956595">
        <w:t xml:space="preserve"> </w:t>
      </w:r>
      <w:r w:rsidR="00C15F21" w:rsidRPr="00C15F21">
        <w:rPr>
          <w:lang w:val="en-US"/>
        </w:rPr>
        <w:t>Byzantine</w:t>
      </w:r>
      <w:r w:rsidR="00C15F21" w:rsidRPr="00C15F21">
        <w:t xml:space="preserve"> </w:t>
      </w:r>
      <w:r w:rsidR="00C15F21" w:rsidRPr="00C15F21">
        <w:rPr>
          <w:lang w:val="en-US"/>
        </w:rPr>
        <w:t>Fault</w:t>
      </w:r>
      <w:r w:rsidR="00C15F21">
        <w:t xml:space="preserve"> </w:t>
      </w:r>
      <w:r w:rsidR="00C15F21" w:rsidRPr="00C15F21">
        <w:rPr>
          <w:lang w:val="en-US"/>
        </w:rPr>
        <w:t>Tolerant</w:t>
      </w:r>
      <w:r w:rsidR="00C15F21" w:rsidRPr="00C15F21">
        <w:t xml:space="preserve"> </w:t>
      </w:r>
      <w:r w:rsidR="00C15F21">
        <w:t>(</w:t>
      </w:r>
      <w:r w:rsidR="00C15F21" w:rsidRPr="00956595">
        <w:t>sdBFT</w:t>
      </w:r>
      <w:r w:rsidR="00C15F21">
        <w:t>)</w:t>
      </w:r>
      <w:r w:rsidR="00C15F21" w:rsidRPr="00C15F21">
        <w:t xml:space="preserve"> </w:t>
      </w:r>
      <w:r w:rsidR="00C15F21">
        <w:t>консенсуса</w:t>
      </w:r>
      <w:r>
        <w:t>.</w:t>
      </w:r>
    </w:p>
    <w:p w14:paraId="6C045DA5" w14:textId="77777777" w:rsidR="004E7C84" w:rsidRDefault="004E7C84" w:rsidP="00C15F21">
      <w:pPr>
        <w:jc w:val="both"/>
      </w:pPr>
    </w:p>
    <w:p w14:paraId="7E8975E1" w14:textId="77777777" w:rsidR="006B40C2" w:rsidRPr="000D2718" w:rsidRDefault="006B40C2" w:rsidP="000D2718">
      <w:pPr>
        <w:tabs>
          <w:tab w:val="left" w:pos="284"/>
          <w:tab w:val="left" w:pos="426"/>
        </w:tabs>
        <w:spacing w:after="160" w:line="259" w:lineRule="auto"/>
        <w:ind w:firstLine="0"/>
        <w:jc w:val="center"/>
        <w:rPr>
          <w:rFonts w:ascii="Calibri" w:hAnsi="Calibri"/>
          <w:b/>
          <w:sz w:val="28"/>
          <w:szCs w:val="28"/>
        </w:rPr>
      </w:pPr>
      <w:r w:rsidRPr="000D2718">
        <w:rPr>
          <w:rFonts w:ascii="Calibri" w:hAnsi="Calibri"/>
          <w:b/>
          <w:sz w:val="28"/>
          <w:szCs w:val="28"/>
        </w:rPr>
        <w:t>Осн</w:t>
      </w:r>
      <w:r w:rsidR="000D2718">
        <w:rPr>
          <w:rFonts w:ascii="Calibri" w:hAnsi="Calibri"/>
          <w:b/>
          <w:sz w:val="28"/>
          <w:szCs w:val="28"/>
        </w:rPr>
        <w:t xml:space="preserve">овные положения и допущения </w:t>
      </w:r>
      <w:r w:rsidR="00C15F21" w:rsidRPr="00C15F21">
        <w:rPr>
          <w:rFonts w:ascii="Calibri" w:hAnsi="Calibri"/>
          <w:b/>
          <w:sz w:val="28"/>
          <w:szCs w:val="28"/>
        </w:rPr>
        <w:t>sdBFT</w:t>
      </w:r>
    </w:p>
    <w:p w14:paraId="7A7C2B27" w14:textId="6F545D4B" w:rsidR="00E95516" w:rsidRPr="00E95516" w:rsidRDefault="006B40C2" w:rsidP="00E95516">
      <w:pPr>
        <w:jc w:val="both"/>
      </w:pPr>
      <w:r w:rsidRPr="00A54A29">
        <w:t xml:space="preserve">Мы исходим из того, что задача достижения консенсуса в первом приближении сводится к </w:t>
      </w:r>
      <w:r w:rsidR="00E95516">
        <w:t xml:space="preserve">получению согласованного </w:t>
      </w:r>
      <w:r w:rsidR="00E95516" w:rsidRPr="00E95516">
        <w:t xml:space="preserve">решения участниками распределенной системы в случае, если </w:t>
      </w:r>
      <w:del w:id="77" w:author="Шумилов" w:date="2018-02-20T22:14:00Z">
        <w:r w:rsidR="00E95516" w:rsidRPr="00E95516" w:rsidDel="00BF73DD">
          <w:delText xml:space="preserve">часть </w:delText>
        </w:r>
      </w:del>
      <w:ins w:id="78" w:author="Шумилов" w:date="2018-02-20T22:28:00Z">
        <w:r w:rsidR="007933C8">
          <w:t>некоторое</w:t>
        </w:r>
      </w:ins>
      <w:ins w:id="79" w:author="Шумилов" w:date="2018-02-20T22:30:00Z">
        <w:r w:rsidR="007933C8">
          <w:t xml:space="preserve"> их</w:t>
        </w:r>
      </w:ins>
      <w:ins w:id="80" w:author="Шумилов" w:date="2018-02-20T22:28:00Z">
        <w:r w:rsidR="007933C8">
          <w:t xml:space="preserve"> количество </w:t>
        </w:r>
      </w:ins>
      <w:del w:id="81" w:author="Шумилов" w:date="2018-02-20T22:30:00Z">
        <w:r w:rsidR="00E95516" w:rsidRPr="00E95516" w:rsidDel="007933C8">
          <w:delText>участников</w:delText>
        </w:r>
      </w:del>
      <w:del w:id="82" w:author="Шумилов" w:date="2018-02-20T22:32:00Z">
        <w:r w:rsidR="00E95516" w:rsidRPr="00E95516" w:rsidDel="007933C8">
          <w:delText xml:space="preserve"> системы</w:delText>
        </w:r>
      </w:del>
      <w:r w:rsidR="00E95516" w:rsidRPr="00E95516">
        <w:t xml:space="preserve"> не приняло участие в согласовании решения. </w:t>
      </w:r>
      <w:ins w:id="83" w:author="Шумилов" w:date="2018-02-20T22:33:00Z">
        <w:r w:rsidR="007933C8">
          <w:t>Это может произойти по следующим причинам</w:t>
        </w:r>
      </w:ins>
      <w:del w:id="84" w:author="Шумилов" w:date="2018-02-20T22:34:00Z">
        <w:r w:rsidR="00E95516" w:rsidRPr="00E95516" w:rsidDel="007933C8">
          <w:delText>Причины, по которым участники не приняли участие в согласованном решении</w:delText>
        </w:r>
      </w:del>
      <w:ins w:id="85" w:author="Викторович Анатолий" w:date="2018-02-18T23:40:00Z">
        <w:del w:id="86" w:author="Шумилов" w:date="2018-02-20T22:34:00Z">
          <w:r w:rsidR="00633950" w:rsidDel="007933C8">
            <w:delText>,</w:delText>
          </w:r>
        </w:del>
      </w:ins>
      <w:del w:id="87" w:author="Шумилов" w:date="2018-02-20T22:34:00Z">
        <w:r w:rsidR="00E95516" w:rsidRPr="00E95516" w:rsidDel="007933C8">
          <w:delText xml:space="preserve"> может быть несколько</w:delText>
        </w:r>
      </w:del>
      <w:r w:rsidR="00E95516" w:rsidRPr="00E95516">
        <w:t>.</w:t>
      </w:r>
    </w:p>
    <w:p w14:paraId="08905F19" w14:textId="77777777" w:rsidR="00E95516" w:rsidRPr="00E95516" w:rsidRDefault="00E95516" w:rsidP="00E95516">
      <w:pPr>
        <w:pStyle w:val="a7"/>
        <w:numPr>
          <w:ilvl w:val="0"/>
          <w:numId w:val="5"/>
        </w:numPr>
        <w:spacing w:after="160" w:line="259" w:lineRule="auto"/>
        <w:jc w:val="both"/>
      </w:pPr>
      <w:r w:rsidRPr="00E95516">
        <w:t xml:space="preserve">Ошибка </w:t>
      </w:r>
      <w:del w:id="88" w:author="Викторович Анатолий" w:date="2018-02-18T23:40:00Z">
        <w:r w:rsidRPr="00E95516" w:rsidDel="00633950">
          <w:delText>при передачи</w:delText>
        </w:r>
      </w:del>
      <w:ins w:id="89" w:author="Викторович Анатолий" w:date="2018-02-18T23:40:00Z">
        <w:r w:rsidR="00633950" w:rsidRPr="00E95516">
          <w:t>при передаче</w:t>
        </w:r>
      </w:ins>
      <w:r w:rsidRPr="00E95516">
        <w:t xml:space="preserve"> сообщения о принятии решения одним из </w:t>
      </w:r>
      <w:del w:id="90" w:author="Викторович Анатолий" w:date="2018-02-18T23:40:00Z">
        <w:r w:rsidRPr="00E95516" w:rsidDel="00633950">
          <w:delText>участником</w:delText>
        </w:r>
      </w:del>
      <w:ins w:id="91" w:author="Викторович Анатолий" w:date="2018-02-18T23:40:00Z">
        <w:r w:rsidR="00633950" w:rsidRPr="00E95516">
          <w:t>участнико</w:t>
        </w:r>
        <w:r w:rsidR="00633950">
          <w:t>в</w:t>
        </w:r>
      </w:ins>
      <w:r w:rsidRPr="00E95516">
        <w:t>.</w:t>
      </w:r>
    </w:p>
    <w:p w14:paraId="259CF329" w14:textId="77777777" w:rsidR="00E95516" w:rsidRPr="00E95516" w:rsidRDefault="00E95516" w:rsidP="00E95516">
      <w:pPr>
        <w:pStyle w:val="a7"/>
        <w:numPr>
          <w:ilvl w:val="0"/>
          <w:numId w:val="5"/>
        </w:numPr>
        <w:spacing w:after="160" w:line="259" w:lineRule="auto"/>
        <w:jc w:val="both"/>
      </w:pPr>
      <w:r w:rsidRPr="00E95516">
        <w:t>Слишком медленная передача сообщения о принятии решения одним из участников.</w:t>
      </w:r>
    </w:p>
    <w:p w14:paraId="112944C3" w14:textId="77777777" w:rsidR="00E95516" w:rsidRPr="00E95516" w:rsidRDefault="00E95516" w:rsidP="00E95516">
      <w:pPr>
        <w:pStyle w:val="a7"/>
        <w:numPr>
          <w:ilvl w:val="0"/>
          <w:numId w:val="5"/>
        </w:numPr>
        <w:spacing w:after="160" w:line="259" w:lineRule="auto"/>
        <w:jc w:val="both"/>
      </w:pPr>
      <w:r w:rsidRPr="00E95516">
        <w:t>Сбой в работе участника в системе.</w:t>
      </w:r>
    </w:p>
    <w:p w14:paraId="773FB0A6" w14:textId="77777777" w:rsidR="00E95516" w:rsidRPr="00E95516" w:rsidRDefault="00E95516" w:rsidP="00E95516">
      <w:pPr>
        <w:pStyle w:val="a7"/>
        <w:numPr>
          <w:ilvl w:val="0"/>
          <w:numId w:val="5"/>
        </w:numPr>
        <w:spacing w:after="160" w:line="259" w:lineRule="auto"/>
        <w:jc w:val="both"/>
      </w:pPr>
      <w:r w:rsidRPr="00E95516">
        <w:t>Введение в заблуждение при принятии решения в системе, как умышленное, так и неумышленное.</w:t>
      </w:r>
    </w:p>
    <w:p w14:paraId="6168B8E7" w14:textId="23C4D076" w:rsidR="006B40C2" w:rsidRPr="00A54A29" w:rsidRDefault="00E95516" w:rsidP="00E95516">
      <w:pPr>
        <w:jc w:val="both"/>
      </w:pPr>
      <w:r w:rsidRPr="00E95516">
        <w:t xml:space="preserve">Если рассматривать причины 1-3 неучастия в выработке консенсуса, то для принятия решения достаточно </w:t>
      </w:r>
      <w:del w:id="92" w:author="Шумилов" w:date="2018-02-20T22:35:00Z">
        <w:r w:rsidRPr="00E95516" w:rsidDel="007933C8">
          <w:delText>что бы</w:delText>
        </w:r>
      </w:del>
      <w:ins w:id="93" w:author="Шумилов" w:date="2018-02-20T22:35:00Z">
        <w:r w:rsidR="007933C8">
          <w:t>чтобы выполнялось условие</w:t>
        </w:r>
      </w:ins>
      <w:r w:rsidRPr="00E95516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Pr="00E95516">
        <w:t xml:space="preserve"> </w:t>
      </w:r>
      <w:r w:rsidRPr="007933C8">
        <w:rPr>
          <w:highlight w:val="cyan"/>
          <w:rPrChange w:id="94" w:author="Шумилов" w:date="2018-02-20T22:38:00Z">
            <w:rPr/>
          </w:rPrChange>
        </w:rPr>
        <w:t>[1]</w:t>
      </w:r>
      <w:r w:rsidRPr="00E95516">
        <w:t xml:space="preserve">, где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-</m:t>
        </m:r>
      </m:oMath>
      <w:r w:rsidRPr="00E95516">
        <w:t xml:space="preserve"> количество участников</w:t>
      </w:r>
      <w:ins w:id="95" w:author="Викторович Анатолий" w:date="2018-02-18T23:42:00Z">
        <w:r w:rsidR="00633950">
          <w:t>,</w:t>
        </w:r>
      </w:ins>
      <w:r w:rsidRPr="00E95516">
        <w:t xml:space="preserve"> которые не участвовали в консенсусе, а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</m:oMath>
      <w:r w:rsidRPr="00E95516">
        <w:t xml:space="preserve"> количество участников принявших решение. В случае появления в системе участников, не участвующих в консенсусе по четвертой причине задача сводится к </w:t>
      </w:r>
      <w:r w:rsidR="00ED1664">
        <w:t>задаче</w:t>
      </w:r>
      <w:r w:rsidRPr="00E95516">
        <w:t xml:space="preserve"> </w:t>
      </w:r>
      <w:ins w:id="96" w:author="Викторович Анатолий" w:date="2018-02-18T23:42:00Z">
        <w:r w:rsidR="00633950">
          <w:t>в</w:t>
        </w:r>
      </w:ins>
      <w:del w:id="97" w:author="Викторович Анатолий" w:date="2018-02-18T23:42:00Z">
        <w:r w:rsidRPr="00E95516" w:rsidDel="00633950">
          <w:delText>В</w:delText>
        </w:r>
      </w:del>
      <w:r w:rsidRPr="00E95516">
        <w:t>изантийских генералов</w:t>
      </w:r>
      <w:ins w:id="98" w:author="Шумилов" w:date="2018-02-20T22:37:00Z">
        <w:r w:rsidR="007933C8" w:rsidRPr="007933C8">
          <w:rPr>
            <w:rPrChange w:id="99" w:author="Шумилов" w:date="2018-02-20T22:37:00Z">
              <w:rPr>
                <w:lang w:val="en-US"/>
              </w:rPr>
            </w:rPrChange>
          </w:rPr>
          <w:t xml:space="preserve">, </w:t>
        </w:r>
        <w:r w:rsidR="007933C8">
          <w:t>которая</w:t>
        </w:r>
      </w:ins>
      <w:del w:id="100" w:author="Шумилов" w:date="2018-02-20T22:37:00Z">
        <w:r w:rsidRPr="00E95516" w:rsidDel="007933C8">
          <w:delText>.  Задача византийских генералов</w:delText>
        </w:r>
      </w:del>
      <w:r w:rsidRPr="00E95516">
        <w:t xml:space="preserve"> имеет решение, когда</w:t>
      </w:r>
    </w:p>
    <w:p w14:paraId="098A65A4" w14:textId="6C898C96" w:rsidR="002B00BB" w:rsidRPr="009B2768" w:rsidRDefault="002B00BB" w:rsidP="006B2811">
      <m:oMath>
        <m:r>
          <w:rPr>
            <w:rFonts w:ascii="Cambria Math" w:hAnsi="Cambria Math"/>
          </w:rPr>
          <m:t>n</m:t>
        </m:r>
        <w:commentRangeStart w:id="101"/>
        <m:r>
          <m:rPr>
            <m:sty m:val="p"/>
          </m:rPr>
          <w:rPr>
            <w:rFonts w:ascii="Cambria Math" w:hAnsi="Cambria Math"/>
          </w:rPr>
          <m:t>&gt;</m:t>
        </m:r>
        <w:commentRangeEnd w:id="101"/>
        <m:r>
          <m:rPr>
            <m:sty m:val="p"/>
          </m:rPr>
          <w:rPr>
            <w:rStyle w:val="ad"/>
          </w:rPr>
          <w:commentReference w:id="101"/>
        </m:r>
        <w:del w:id="102" w:author="Шумилов" w:date="2018-02-20T22:42:00Z">
          <m:r>
            <m:rPr>
              <m:sty m:val="p"/>
            </m:rPr>
            <w:rPr>
              <w:rFonts w:ascii="Cambria Math" w:hAnsi="Cambria Math"/>
            </w:rPr>
            <m:t>2</m:t>
          </m:r>
        </w:del>
        <w:ins w:id="103" w:author="Шумилов" w:date="2018-02-20T22:42:00Z">
          <m:r>
            <m:rPr>
              <m:sty m:val="p"/>
            </m:rPr>
            <w:rPr>
              <w:rFonts w:ascii="Cambria Math" w:hAnsi="Cambria Math"/>
            </w:rPr>
            <m:t>3</m:t>
          </m:r>
        </w:ins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="009B2768" w:rsidRPr="009B2768">
        <w:t xml:space="preserve">   </w:t>
      </w:r>
      <w:r w:rsidR="009B2768" w:rsidRPr="00EB676D">
        <w:rPr>
          <w:highlight w:val="cyan"/>
          <w:rPrChange w:id="104" w:author="Шумилов" w:date="2018-02-20T22:43:00Z">
            <w:rPr/>
          </w:rPrChange>
        </w:rPr>
        <w:t>(1)</w:t>
      </w:r>
    </w:p>
    <w:p w14:paraId="1D69F163" w14:textId="7E2ADA3E" w:rsidR="009B2768" w:rsidRPr="005A4BB4" w:rsidRDefault="00006239" w:rsidP="00DD24E1">
      <w:pPr>
        <w:jc w:val="both"/>
      </w:pPr>
      <w:r>
        <w:t xml:space="preserve">Если вместо </w:t>
      </w:r>
      <m:oMath>
        <m:r>
          <w:rPr>
            <w:rFonts w:ascii="Cambria Math" w:hAnsi="Cambria Math"/>
          </w:rPr>
          <m:t>n</m:t>
        </m:r>
      </m:oMath>
      <w:r w:rsidRPr="00006239">
        <w:t xml:space="preserve"> </w:t>
      </w:r>
      <w:r>
        <w:t xml:space="preserve">генералов рассмотреть </w:t>
      </w:r>
      <m:oMath>
        <m:r>
          <w:rPr>
            <w:rFonts w:ascii="Cambria Math" w:hAnsi="Cambria Math"/>
          </w:rPr>
          <m:t>n</m:t>
        </m:r>
      </m:oMath>
      <w:r w:rsidRPr="00006239">
        <w:t xml:space="preserve"> </w:t>
      </w:r>
      <w:r>
        <w:t xml:space="preserve">узлов блокчейна, участвующих в выработке консенсуса, то очевидно, что эта задача подобна задаче византийских генералов. Для решения проблемы роста времени достижения консенсуса предлагается из конечного множества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ins w:id="105" w:author="Шумилов" w:date="2018-02-20T22:55:00Z">
        <w:r w:rsidR="00D5505F" w:rsidRPr="00D5505F">
          <w:rPr>
            <w:rPrChange w:id="106" w:author="Шумилов" w:date="2018-02-20T22:55:00Z">
              <w:rPr>
                <w:lang w:val="en-US"/>
              </w:rPr>
            </w:rPrChange>
          </w:rPr>
          <w:t>,</w:t>
        </w:r>
      </w:ins>
      <w:del w:id="107" w:author="Шумилов" w:date="2018-02-20T22:54:00Z">
        <w:r w:rsidDel="00D5505F">
          <w:delText>(</w:delText>
        </w:r>
      </w:del>
      <w:ins w:id="108" w:author="Шумилов" w:date="2018-02-20T22:43:00Z">
        <w:r w:rsidR="00EB676D">
          <w:t xml:space="preserve">мощность </w:t>
        </w:r>
      </w:ins>
      <w:ins w:id="109" w:author="Шумилов" w:date="2018-02-20T22:44:00Z">
        <w:r w:rsidR="00EB676D">
          <w:t xml:space="preserve">этого </w:t>
        </w:r>
      </w:ins>
      <w:ins w:id="110" w:author="Шумилов" w:date="2018-02-20T22:43:00Z">
        <w:r w:rsidR="00EB676D">
          <w:t>множества</w:t>
        </w:r>
      </w:ins>
      <w:ins w:id="111" w:author="Шумилов" w:date="2018-02-20T22:44:00Z">
        <w:r w:rsidR="00EB676D">
          <w:t xml:space="preserve"> </w:t>
        </w:r>
      </w:ins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</m:t>
        </m:r>
      </m:oMath>
      <w:ins w:id="112" w:author="Шумилов" w:date="2018-02-20T22:55:00Z">
        <w:r w:rsidR="00D5505F" w:rsidRPr="00D5505F">
          <w:rPr>
            <w:rPrChange w:id="113" w:author="Шумилов" w:date="2018-02-20T22:56:00Z">
              <w:rPr>
                <w:lang w:val="en-US"/>
              </w:rPr>
            </w:rPrChange>
          </w:rPr>
          <w:t>,</w:t>
        </w:r>
      </w:ins>
      <w:del w:id="114" w:author="Шумилов" w:date="2018-02-20T22:55:00Z">
        <w:r w:rsidDel="00D5505F">
          <w:delText>)</w:delText>
        </w:r>
      </w:del>
      <w:r>
        <w:t xml:space="preserve"> выделять подмножество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)</w:t>
      </w:r>
      <w:r w:rsidR="005A4BB4" w:rsidRPr="005A4BB4">
        <w:t xml:space="preserve"> </w:t>
      </w:r>
      <w:r w:rsidR="005A4BB4">
        <w:t xml:space="preserve">и исходя из </w:t>
      </w:r>
      <w:ins w:id="115" w:author="Шумилов" w:date="2018-02-20T22:45:00Z">
        <w:r w:rsidR="00EB676D">
          <w:t xml:space="preserve">предположения о </w:t>
        </w:r>
      </w:ins>
      <w:r w:rsidR="005A4BB4">
        <w:t xml:space="preserve">равномерности распределения свойств узлов во всей сети блокчейн </w:t>
      </w:r>
      <w:del w:id="116" w:author="Шумилов" w:date="2018-02-20T22:45:00Z">
        <w:r w:rsidR="005A4BB4" w:rsidDel="00EB676D">
          <w:delText>и</w:delText>
        </w:r>
      </w:del>
      <w:r w:rsidR="005A4BB4">
        <w:t xml:space="preserve"> решать задачу не на </w:t>
      </w:r>
      <w:del w:id="117" w:author="Шумилов" w:date="2018-02-20T22:45:00Z">
        <w:r w:rsidR="005A4BB4" w:rsidRPr="005A4BB4" w:rsidDel="00EB676D">
          <w:rPr>
            <w:i/>
            <w:lang w:val="en-US"/>
          </w:rPr>
          <w:delText>n</w:delText>
        </w:r>
      </w:del>
      <m:oMath>
        <m:sSub>
          <m:sSubPr>
            <m:ctrlPr>
              <w:ins w:id="118" w:author="Шумилов" w:date="2018-02-20T22:46:00Z">
                <w:rPr>
                  <w:rFonts w:ascii="Cambria Math" w:hAnsi="Cambria Math"/>
                  <w:i/>
                  <w:lang w:val="en-US"/>
                </w:rPr>
              </w:ins>
            </m:ctrlPr>
          </m:sSubPr>
          <m:e>
            <w:ins w:id="119" w:author="Шумилов" w:date="2018-02-20T22:46:00Z">
              <m:r>
                <w:rPr>
                  <w:rFonts w:ascii="Cambria Math" w:hAnsi="Cambria Math"/>
                  <w:lang w:val="en-US"/>
                </w:rPr>
                <m:t>B</m:t>
              </m:r>
            </w:ins>
          </m:e>
          <m:sub>
            <w:ins w:id="120" w:author="Шумилов" w:date="2018-02-20T22:46:00Z">
              <m:r>
                <w:rPr>
                  <w:rFonts w:ascii="Cambria Math" w:hAnsi="Cambria Math"/>
                  <w:lang w:val="en-US"/>
                </w:rPr>
                <m:t>n</m:t>
              </m:r>
            </w:ins>
          </m:sub>
        </m:sSub>
      </m:oMath>
      <w:r w:rsidR="005A4BB4">
        <w:t xml:space="preserve">, а 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5A4BB4" w:rsidRPr="005A4BB4">
        <w:t xml:space="preserve"> </w:t>
      </w:r>
      <w:del w:id="121" w:author="Шумилов" w:date="2018-02-20T22:47:00Z">
        <w:r w:rsidR="005A4BB4" w:rsidDel="00EB676D">
          <w:delText xml:space="preserve">при условии, что </w:delText>
        </w:r>
      </w:del>
      <w:ins w:id="122" w:author="Шумилов" w:date="2018-02-20T22:48:00Z">
        <w:r w:rsidR="00EB676D">
          <w:t xml:space="preserve">при </w:t>
        </w:r>
      </w:ins>
      <m:oMath>
        <m:r>
          <w:rPr>
            <w:rFonts w:ascii="Cambria Math" w:hAnsi="Cambria Math"/>
          </w:rPr>
          <m:t>n≫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5A4BB4">
        <w:t xml:space="preserve">. Общее количество узлов во всей сети блокчейн положим равным </w:t>
      </w:r>
      <m:oMath>
        <m:r>
          <w:rPr>
            <w:rFonts w:ascii="Cambria Math" w:hAnsi="Cambria Math"/>
          </w:rPr>
          <m:t>N</m:t>
        </m:r>
      </m:oMath>
      <w:r w:rsidR="005A4BB4">
        <w:t xml:space="preserve">. Обозначим множество этих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A4BB4">
        <w:t>.</w:t>
      </w:r>
    </w:p>
    <w:p w14:paraId="045E2E46" w14:textId="736C3DC7" w:rsidR="00FA7C56" w:rsidRPr="00D817B9" w:rsidRDefault="00FA7C56" w:rsidP="006B2811">
      <w:pPr>
        <w:rPr>
          <w:rFonts w:ascii="Apple Chancery" w:hAnsi="Apple Chancery"/>
        </w:rPr>
      </w:pPr>
      <w:r>
        <w:t>Пусть задана функция</w:t>
      </w:r>
      <w:del w:id="123" w:author="Шумилов" w:date="2018-02-20T22:52:00Z">
        <w:r w:rsidDel="00D5505F">
          <w:delText>:</w:delText>
        </w:r>
      </w:del>
    </w:p>
    <w:p w14:paraId="2C21D599" w14:textId="5EAB6754" w:rsidR="00FA7C56" w:rsidRPr="00D817B9" w:rsidRDefault="00CD43EB" w:rsidP="006B2811">
      <w:del w:id="124" w:author="Шумилов" w:date="2018-02-21T00:05:00Z">
        <m:oMath>
          <m:r>
            <w:rPr>
              <w:rFonts w:ascii="Cambria Math" w:hAnsi="Cambria Math"/>
              <w:lang w:val="en-US"/>
            </w:rPr>
            <m:t>D</m:t>
          </m:r>
        </m:oMath>
      </w:del>
      <w:ins w:id="125" w:author="Шумилов" w:date="2018-02-21T01:43:00Z">
        <m:oMath>
          <m:r>
            <w:rPr>
              <w:rFonts w:ascii="Cambria Math" w:hAnsi="Cambria Math"/>
              <w:lang w:val="en-US"/>
            </w:rPr>
            <m:t>d</m:t>
          </m:r>
        </m:oMath>
      </w:ins>
      <m:oMath>
        <m:r>
          <m:rPr>
            <m:sty m:val="p"/>
          </m:rPr>
          <w:rPr>
            <w:rFonts w:ascii="Cambria Math" w:hAnsi="Cambria Math"/>
          </w:rPr>
          <m:t>:</m:t>
        </m:r>
        <w:ins w:id="126" w:author="Шумилов" w:date="2018-02-21T00:23:00Z">
          <m:r>
            <w:rPr>
              <w:rFonts w:ascii="Cambria Math" w:hAnsi="Cambria Math"/>
            </w:rPr>
            <m:t>T</m:t>
          </m:r>
        </w:ins>
        <w:del w:id="127" w:author="Шумилов" w:date="2018-02-21T00:23:00Z">
          <m:r>
            <w:rPr>
              <w:rFonts w:ascii="Cambria Math" w:hAnsi="Cambria Math"/>
            </w:rPr>
            <m:t>X</m:t>
          </m:r>
        </w:del>
        <m:r>
          <m:rPr>
            <m:sty m:val="p"/>
          </m:rPr>
          <w:rPr>
            <w:rFonts w:ascii="Cambria Math" w:hAnsi="Cambria Math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FA7C56" w:rsidRPr="00D817B9">
        <w:t xml:space="preserve">,  </w:t>
      </w:r>
      <w:ins w:id="128" w:author="Шумилов" w:date="2018-02-21T01:42:00Z">
        <m:oMath>
          <m:r>
            <w:rPr>
              <w:rFonts w:ascii="Cambria Math" w:hAnsi="Cambria Math"/>
              <w:lang w:val="en-US"/>
            </w:rPr>
            <m:t>d</m:t>
          </m:r>
        </m:oMath>
      </w:ins>
      <w:del w:id="129" w:author="Шумилов" w:date="2018-02-21T00:07:00Z">
        <m:oMath>
          <m:r>
            <w:rPr>
              <w:rFonts w:ascii="Cambria Math" w:hAnsi="Cambria Math"/>
              <w:lang w:val="en-US"/>
            </w:rPr>
            <m:t>d</m:t>
          </m:r>
        </m:oMath>
      </w:del>
      <m:oMath>
        <m:r>
          <m:rPr>
            <m:sty m:val="p"/>
          </m:rPr>
          <w:rPr>
            <w:rFonts w:ascii="Cambria Math" w:hAnsi="Cambria Math"/>
          </w:rPr>
          <m:t>=</m:t>
        </m:r>
        <w:ins w:id="130" w:author="Шумилов" w:date="2018-02-21T01:43:00Z">
          <m:r>
            <w:rPr>
              <w:rFonts w:ascii="Cambria Math" w:hAnsi="Cambria Math"/>
            </w:rPr>
            <m:t>d</m:t>
          </m:r>
        </w:ins>
        <w:del w:id="131" w:author="Шумилов" w:date="2018-02-21T00:07:00Z">
          <m:r>
            <w:rPr>
              <w:rFonts w:ascii="Cambria Math" w:hAnsi="Cambria Math"/>
              <w:lang w:val="en-US"/>
            </w:rPr>
            <m:t>D</m:t>
          </m:r>
        </w:del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A7C56" w:rsidRPr="00D817B9">
        <w:t xml:space="preserve">,  </w:t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w:ins w:id="132" w:author="Шумилов" w:date="2018-02-21T01:34:00Z">
          <m:r>
            <w:rPr>
              <w:rFonts w:ascii="Cambria Math" w:hAnsi="Cambria Math"/>
              <w:lang w:val="en-US"/>
            </w:rPr>
            <m:t>T</m:t>
          </m:r>
        </w:ins>
        <w:del w:id="133" w:author="Шумилов" w:date="2018-02-21T01:34:00Z">
          <m:r>
            <w:rPr>
              <w:rFonts w:ascii="Cambria Math" w:hAnsi="Cambria Math"/>
              <w:lang w:val="en-US"/>
            </w:rPr>
            <m:t>X</m:t>
          </m:r>
        </w:del>
      </m:oMath>
      <w:r w:rsidR="005F2B46" w:rsidRPr="00D817B9">
        <w:t xml:space="preserve">  (2)</w:t>
      </w:r>
    </w:p>
    <w:p w14:paraId="290C21D4" w14:textId="68D758C6" w:rsidR="00FA7C56" w:rsidRPr="005A4BB4" w:rsidRDefault="00FA7C56" w:rsidP="00DD24E1">
      <w:pPr>
        <w:jc w:val="both"/>
      </w:pPr>
      <w:r>
        <w:t xml:space="preserve">где </w:t>
      </w:r>
      <m:oMath>
        <m:r>
          <w:rPr>
            <w:rFonts w:ascii="Cambria Math" w:hAnsi="Cambria Math"/>
          </w:rPr>
          <m:t>t</m:t>
        </m:r>
      </m:oMath>
      <w:r w:rsidRPr="00FA7C56">
        <w:t xml:space="preserve"> </w:t>
      </w:r>
      <w:r>
        <w:rPr>
          <w:lang w:val="en-US"/>
        </w:rPr>
        <w:sym w:font="Symbol" w:char="F02D"/>
      </w:r>
      <w:r w:rsidRPr="00FA7C56">
        <w:t xml:space="preserve"> </w:t>
      </w:r>
      <w:r>
        <w:t xml:space="preserve">независимая переменная, соответствующая текущему времени. Будем считать, что значения </w:t>
      </w:r>
      <w:ins w:id="134" w:author="Шумилов" w:date="2018-02-21T01:43:00Z">
        <w:r w:rsidR="00BA01A4" w:rsidRPr="00BA01A4">
          <w:rPr>
            <w:i/>
            <w:lang w:val="en-US"/>
            <w:rPrChange w:id="135" w:author="Шумилов" w:date="2018-02-21T01:43:00Z">
              <w:rPr>
                <w:lang w:val="en-US"/>
              </w:rPr>
            </w:rPrChange>
          </w:rPr>
          <w:t>d</w:t>
        </w:r>
      </w:ins>
      <w:del w:id="136" w:author="Шумилов" w:date="2018-02-21T00:07:00Z">
        <m:oMath>
          <m:r>
            <w:rPr>
              <w:rFonts w:ascii="Cambria Math" w:hAnsi="Cambria Math"/>
              <w:lang w:val="en-US"/>
            </w:rPr>
            <m:t>d</m:t>
          </m:r>
        </m:oMath>
      </w:del>
      <m:oMath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5A4BB4">
        <w:t xml:space="preserve"> функции (2) соответствуют текущему состоянию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Style w:val="ad"/>
              </w:rPr>
              <w:commentReference w:id="137"/>
            </m:r>
          </m:sub>
        </m:sSub>
      </m:oMath>
      <w:ins w:id="138" w:author="Шумилов" w:date="2018-02-20T22:49:00Z">
        <w:r w:rsidR="008F3950">
          <w:t xml:space="preserve"> в момент </w:t>
        </w:r>
      </w:ins>
      <w:ins w:id="139" w:author="Шумилов" w:date="2018-02-20T22:50:00Z">
        <m:oMath>
          <m:r>
            <w:rPr>
              <w:rFonts w:ascii="Cambria Math" w:hAnsi="Cambria Math"/>
            </w:rPr>
            <m:t>t</m:t>
          </m:r>
        </m:oMath>
      </w:ins>
      <w:r w:rsidR="005A4BB4" w:rsidRPr="005A4BB4">
        <w:t>.</w:t>
      </w:r>
    </w:p>
    <w:p w14:paraId="517A9449" w14:textId="77777777" w:rsidR="005A4BB4" w:rsidRDefault="005A4BB4" w:rsidP="006B2811">
      <w:r>
        <w:t>Пусть задана функция:</w:t>
      </w:r>
    </w:p>
    <w:p w14:paraId="66979F4A" w14:textId="43D22894" w:rsidR="005A4BB4" w:rsidRPr="005F2B46" w:rsidRDefault="00262634" w:rsidP="006B2811"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5A4BB4" w:rsidRPr="00FA7C56">
        <w:t xml:space="preserve">,  </w:t>
      </w:r>
      <m:oMath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w:ins w:id="140" w:author="Шумилов" w:date="2018-02-21T01:44:00Z">
          <m:r>
            <w:rPr>
              <w:rFonts w:ascii="Cambria Math" w:hAnsi="Cambria Math"/>
            </w:rPr>
            <m:t>d</m:t>
          </m:r>
        </w:ins>
        <w:del w:id="141" w:author="Шумилов" w:date="2018-02-21T00:08:00Z">
          <m:r>
            <w:rPr>
              <w:rFonts w:ascii="Cambria Math" w:hAnsi="Cambria Math"/>
              <w:lang w:val="en-US"/>
            </w:rPr>
            <m:t>d</m:t>
          </m:r>
        </w:del>
        <m:r>
          <m:rPr>
            <m:sty m:val="p"/>
          </m:rPr>
          <w:rPr>
            <w:rFonts w:ascii="Cambria Math" w:hAnsi="Cambria Math"/>
          </w:rPr>
          <m:t>)</m:t>
        </m:r>
      </m:oMath>
      <w:r w:rsidR="005A4BB4" w:rsidRPr="00FA7C56">
        <w:t xml:space="preserve">,  </w:t>
      </w:r>
      <w:ins w:id="142" w:author="Шумилов" w:date="2018-02-21T01:45:00Z">
        <w:r w:rsidR="00BA01A4" w:rsidRPr="00BA01A4">
          <w:rPr>
            <w:i/>
            <w:lang w:val="en-US"/>
            <w:rPrChange w:id="143" w:author="Шумилов" w:date="2018-02-21T01:45:00Z">
              <w:rPr>
                <w:lang w:val="en-US"/>
              </w:rPr>
            </w:rPrChange>
          </w:rPr>
          <w:t>d</w:t>
        </w:r>
      </w:ins>
      <w:del w:id="144" w:author="Шумилов" w:date="2018-02-21T00:08:00Z">
        <m:oMath>
          <m:r>
            <w:rPr>
              <w:rFonts w:ascii="Cambria Math" w:hAnsi="Cambria Math"/>
              <w:lang w:val="en-US"/>
            </w:rPr>
            <m:t>d</m:t>
          </m:r>
        </m:oMath>
      </w:del>
      <m:oMath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r w:rsidR="005A4BB4">
        <w:t xml:space="preserve">  (</w:t>
      </w:r>
      <w:r w:rsidRPr="00262634">
        <w:t>3</w:t>
      </w:r>
      <w:r w:rsidR="005A4BB4">
        <w:t>)</w:t>
      </w:r>
    </w:p>
    <w:p w14:paraId="61C6D3DD" w14:textId="527F299D" w:rsidR="005A4BB4" w:rsidRDefault="00262634" w:rsidP="00DD24E1">
      <w:pPr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– конечное </w:t>
      </w:r>
      <w:ins w:id="145" w:author="Шумилов" w:date="2018-02-20T22:50:00Z">
        <w:r w:rsidR="00D5505F">
          <w:t>под</w:t>
        </w:r>
      </w:ins>
      <w:r>
        <w:t xml:space="preserve">множество </w:t>
      </w:r>
      <w:ins w:id="146" w:author="Шумилов" w:date="2018-02-20T22:51:00Z">
        <w:r w:rsidR="00D5505F">
          <w:t xml:space="preserve">множества натуральных чисел </w:t>
        </w:r>
        <m:oMath>
          <m:r>
            <m:rPr>
              <m:scr m:val="double-struck"/>
            </m:rPr>
            <w:rPr>
              <w:rFonts w:ascii="Cambria Math" w:hAnsi="Cambria Math"/>
            </w:rPr>
            <m:t>N</m:t>
          </m:r>
        </m:oMath>
        <w:r w:rsidR="00D5505F">
          <w:t xml:space="preserve"> </w:t>
        </w:r>
      </w:ins>
      <w:r w:rsidR="00255130">
        <w:t xml:space="preserve">мощности </w:t>
      </w:r>
      <m:oMath>
        <m:r>
          <w:rPr>
            <w:rFonts w:ascii="Cambria Math" w:hAnsi="Cambria Math"/>
          </w:rPr>
          <m:t>N</m:t>
        </m:r>
      </m:oMath>
      <w:del w:id="147" w:author="Шумилов" w:date="2018-02-20T22:51:00Z">
        <w:r w:rsidR="00255130" w:rsidDel="00D5505F">
          <w:delText xml:space="preserve"> </w:delText>
        </w:r>
        <w:r w:rsidDel="00D5505F">
          <w:delText xml:space="preserve">натуральных чисел </w:delText>
        </w:r>
        <m:oMath>
          <m:r>
            <m:rPr>
              <m:scr m:val="double-struck"/>
            </m:rPr>
            <w:rPr>
              <w:rFonts w:ascii="Cambria Math" w:hAnsi="Cambria Math"/>
            </w:rPr>
            <m:t>N</m:t>
          </m:r>
        </m:oMath>
      </w:del>
      <w:r>
        <w:t>.</w:t>
      </w:r>
    </w:p>
    <w:p w14:paraId="23BABA66" w14:textId="7FC39785" w:rsidR="00262634" w:rsidRDefault="00262634" w:rsidP="00DD24E1">
      <w:pPr>
        <w:jc w:val="both"/>
      </w:pPr>
      <w:r>
        <w:lastRenderedPageBreak/>
        <w:t xml:space="preserve">Пусть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9A1483">
        <w:t xml:space="preserve"> </w:t>
      </w:r>
      <w:r>
        <w:t xml:space="preserve">случайным образом выбрано подмножество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>,</w:t>
      </w:r>
      <w:r w:rsidR="00100B6E">
        <w:t xml:space="preserve"> причем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100B6E">
        <w:t xml:space="preserve"> </w:t>
      </w:r>
      <w:commentRangeStart w:id="148"/>
      <w:r w:rsidR="00100B6E">
        <w:t>задаётся</w:t>
      </w:r>
      <w:commentRangeEnd w:id="148"/>
      <w:r w:rsidR="006244C8">
        <w:rPr>
          <w:rStyle w:val="ad"/>
        </w:rPr>
        <w:commentReference w:id="148"/>
      </w:r>
      <w:r w:rsidR="00100B6E">
        <w:t>.</w:t>
      </w:r>
      <w:r w:rsidR="00100B6E" w:rsidRPr="00100B6E">
        <w:t xml:space="preserve"> </w:t>
      </w:r>
      <w:r w:rsidR="00100B6E">
        <w:t>Тогда получим</w:t>
      </w:r>
      <w:del w:id="149" w:author="Шумилов" w:date="2018-02-20T22:53:00Z">
        <w:r w:rsidR="00100B6E" w:rsidDel="00D5505F">
          <w:delText>:</w:delText>
        </w:r>
      </w:del>
    </w:p>
    <w:p w14:paraId="4D8DB139" w14:textId="77777777" w:rsidR="00100B6E" w:rsidRPr="00100B6E" w:rsidRDefault="00AB3EE4" w:rsidP="006B2811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00B6E" w:rsidRPr="00100B6E">
        <w:t xml:space="preserve">  (4)</w:t>
      </w:r>
    </w:p>
    <w:p w14:paraId="4FD4AD33" w14:textId="3897BDCC" w:rsidR="00100B6E" w:rsidRPr="002D0CA8" w:rsidRDefault="00100B6E" w:rsidP="00DD24E1">
      <w:pPr>
        <w:jc w:val="both"/>
      </w:pPr>
      <w:r>
        <w:t xml:space="preserve">Будем считать, что </w:t>
      </w:r>
      <w:moveFrom w:id="150" w:author="Шумилов" w:date="2018-02-21T00:24:00Z">
        <w:moveFromRangeStart w:id="151" w:author="Шумилов" w:date="2018-02-21T00:24:00Z" w:name="move506936020"/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</m:sub>
          </m:sSub>
          <m:r>
            <w:rPr>
              <w:rFonts w:ascii="Cambria Math" w:hAnsi="Cambria Math"/>
            </w:rPr>
            <m:t>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</m:oMath>
      </w:moveFrom>
      <w:moveFromRangeEnd w:id="151"/>
      <w:r w:rsidRPr="00100B6E">
        <w:t xml:space="preserve"> </w:t>
      </w:r>
      <m:oMath>
        <m:sSub>
          <m:sSubPr>
            <m:ctrlPr>
              <w:ins w:id="152" w:author="Шумилов" w:date="2018-02-21T00:25:00Z">
                <w:rPr>
                  <w:rFonts w:ascii="Cambria Math" w:hAnsi="Cambria Math"/>
                  <w:i/>
                </w:rPr>
              </w:ins>
            </m:ctrlPr>
          </m:sSubPr>
          <m:e>
            <w:ins w:id="153" w:author="Шумилов" w:date="2018-02-21T00:25:00Z">
              <m:r>
                <w:rPr>
                  <w:rFonts w:ascii="Cambria Math" w:hAnsi="Cambria Math"/>
                </w:rPr>
                <m:t>Y</m:t>
              </m:r>
            </w:ins>
          </m:e>
          <m:sub>
            <m:sSub>
              <m:sSubPr>
                <m:ctrlPr>
                  <w:ins w:id="154" w:author="Шумилов" w:date="2018-02-21T02:10:00Z">
                    <w:rPr>
                      <w:rFonts w:ascii="Cambria Math" w:hAnsi="Cambria Math"/>
                      <w:i/>
                    </w:rPr>
                  </w:ins>
                </m:ctrlPr>
              </m:sSubPr>
              <m:e>
                <w:ins w:id="155" w:author="Шумилов" w:date="2018-02-21T02:10:00Z">
                  <m:r>
                    <w:rPr>
                      <w:rFonts w:ascii="Cambria Math" w:hAnsi="Cambria Math"/>
                    </w:rPr>
                    <m:t>B</m:t>
                  </m:r>
                </w:ins>
              </m:e>
              <m:sub>
                <m:sSup>
                  <m:sSupPr>
                    <m:ctrlPr>
                      <w:ins w:id="156" w:author="Шумилов" w:date="2018-02-21T02:11:00Z">
                        <w:rPr>
                          <w:rFonts w:ascii="Cambria Math" w:hAnsi="Cambria Math"/>
                          <w:i/>
                        </w:rPr>
                      </w:ins>
                    </m:ctrlPr>
                  </m:sSupPr>
                  <m:e>
                    <w:ins w:id="157" w:author="Шумилов" w:date="2018-02-21T02:11:00Z">
                      <m:r>
                        <w:rPr>
                          <w:rFonts w:ascii="Cambria Math" w:hAnsi="Cambria Math"/>
                        </w:rPr>
                        <m:t>n</m:t>
                      </m:r>
                    </w:ins>
                  </m:e>
                  <m:sup>
                    <w:ins w:id="158" w:author="Шумилов" w:date="2018-02-21T02:11:00Z">
                      <m:r>
                        <w:rPr>
                          <w:rFonts w:ascii="Cambria Math" w:hAnsi="Cambria Math"/>
                        </w:rPr>
                        <m:t>'</m:t>
                      </m:r>
                    </w:ins>
                  </m:sup>
                </m:sSup>
              </m:sub>
            </m:sSub>
          </m:sub>
        </m:sSub>
      </m:oMath>
      <w:ins w:id="159" w:author="Шумилов" w:date="2018-02-21T00:26:00Z">
        <w:r w:rsidR="002D0CA8" w:rsidRPr="002D0CA8">
          <w:rPr>
            <w:rPrChange w:id="160" w:author="Шумилов" w:date="2018-02-21T00:26:00Z">
              <w:rPr>
                <w:lang w:val="en-US"/>
              </w:rPr>
            </w:rPrChange>
          </w:rPr>
          <w:t xml:space="preserve"> - </w:t>
        </w:r>
      </w:ins>
      <w:r>
        <w:t xml:space="preserve">множество значений всех </w:t>
      </w:r>
      <w:ins w:id="161" w:author="Шумилов" w:date="2018-02-21T01:45:00Z">
        <w:r w:rsidR="00BA01A4" w:rsidRPr="00BA01A4">
          <w:rPr>
            <w:i/>
            <w:lang w:val="en-US"/>
            <w:rPrChange w:id="162" w:author="Шумилов" w:date="2018-02-21T01:45:00Z">
              <w:rPr>
                <w:lang w:val="en-US"/>
              </w:rPr>
            </w:rPrChange>
          </w:rPr>
          <w:t>d</w:t>
        </w:r>
      </w:ins>
      <w:del w:id="163" w:author="Шумилов" w:date="2018-02-21T00:23:00Z">
        <w:r w:rsidR="00D817B9" w:rsidDel="00240E15">
          <w:rPr>
            <w:i/>
            <w:lang w:val="en-US"/>
          </w:rPr>
          <w:delText>d</w:delText>
        </w:r>
      </w:del>
      <w:r>
        <w:t xml:space="preserve">, соответствующих всем текущим состояниям </w:t>
      </w:r>
      <w:del w:id="164" w:author="Шумилов" w:date="2018-02-20T22:54:00Z">
        <w:r w:rsidDel="00D5505F">
          <w:delText xml:space="preserve">всех узлов из </w:delText>
        </w:r>
      </w:del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w:ins w:id="165" w:author="Шумилов" w:date="2018-02-21T00:25:00Z">
          <m:r>
            <w:rPr>
              <w:rFonts w:ascii="Cambria Math" w:hAnsi="Cambria Math"/>
            </w:rPr>
            <m:t>,</m:t>
          </m:r>
        </w:ins>
      </m:oMath>
      <w:del w:id="166" w:author="Шумилов" w:date="2018-02-21T00:24:00Z">
        <w:r w:rsidDel="00240E15">
          <w:delText>.</w:delText>
        </w:r>
      </w:del>
      <w:ins w:id="167" w:author="Шумилов" w:date="2018-02-21T00:24:00Z">
        <m:oMath>
          <m:r>
            <w:rPr>
              <w:rFonts w:ascii="Cambria Math" w:hAnsi="Cambria Math"/>
            </w:rPr>
            <m:t xml:space="preserve"> </m:t>
          </m:r>
        </m:oMath>
      </w:ins>
      <w:moveToRangeStart w:id="168" w:author="Шумилов" w:date="2018-02-21T00:24:00Z" w:name="move506936020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sub>
        </m:sSub>
      </m:oMath>
      <w:moveToRangeEnd w:id="168"/>
      <w:ins w:id="169" w:author="Шумилов" w:date="2018-02-21T00:26:00Z">
        <w:r w:rsidR="002D0CA8" w:rsidRPr="002D0CA8">
          <w:rPr>
            <w:rPrChange w:id="170" w:author="Шумилов" w:date="2018-02-21T00:27:00Z">
              <w:rPr>
                <w:lang w:val="en-US"/>
              </w:rPr>
            </w:rPrChange>
          </w:rPr>
          <w:t>.</w:t>
        </w:r>
      </w:ins>
    </w:p>
    <w:p w14:paraId="2D056109" w14:textId="5D8877A9" w:rsidR="00100B6E" w:rsidRPr="00655A5E" w:rsidRDefault="00100B6E" w:rsidP="00DD24E1">
      <w:pPr>
        <w:jc w:val="both"/>
      </w:pPr>
      <w:r>
        <w:t>Пусть функция</w:t>
      </w:r>
      <w:r w:rsidRPr="00100B6E">
        <w:t xml:space="preserve"> </w:t>
      </w:r>
      <m:oMath>
        <m:r>
          <w:rPr>
            <w:rFonts w:ascii="Cambria Math" w:hAnsi="Cambria Math"/>
            <w:lang w:val="en-US"/>
          </w:rPr>
          <m:t>f</m:t>
        </m:r>
      </m:oMath>
      <w:r>
        <w:t xml:space="preserve"> отображает</w:t>
      </w:r>
      <w:r w:rsidRPr="00100B6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ins w:id="171" w:author="Шумилов" w:date="2018-02-20T22:57:00Z">
                        <w:rPr>
                          <w:rFonts w:ascii="Cambria Math" w:hAnsi="Cambria Math"/>
                          <w:i/>
                        </w:rPr>
                      </w:ins>
                    </m:ctrlPr>
                  </m:sSupPr>
                  <m:e>
                    <w:ins w:id="172" w:author="Шумилов" w:date="2018-02-20T22:57:00Z">
                      <m:r>
                        <w:rPr>
                          <w:rFonts w:ascii="Cambria Math" w:hAnsi="Cambria Math"/>
                        </w:rPr>
                        <m:t>n</m:t>
                      </m:r>
                    </w:ins>
                  </m:e>
                  <m:sup>
                    <w:ins w:id="173" w:author="Шумилов" w:date="2018-02-20T22:58:00Z">
                      <m:r>
                        <w:rPr>
                          <w:rFonts w:ascii="Cambria Math" w:hAnsi="Cambria Math"/>
                        </w:rPr>
                        <m:t>'</m:t>
                      </m:r>
                    </w:ins>
                  </m:sup>
                </m:sSup>
                <w:del w:id="174" w:author="Шумилов" w:date="2018-02-20T22:57:00Z">
                  <m:r>
                    <w:rPr>
                      <w:rFonts w:ascii="Cambria Math" w:hAnsi="Cambria Math"/>
                    </w:rPr>
                    <m:t>n</m:t>
                  </m:r>
                </w:del>
              </m:sub>
            </m:sSub>
          </m:sub>
        </m:sSub>
      </m:oMath>
      <w:r>
        <w:t xml:space="preserve"> на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.</w:t>
      </w:r>
      <w:r w:rsidR="003E0704" w:rsidRPr="003E0704">
        <w:t xml:space="preserve"> </w:t>
      </w:r>
      <w:r w:rsidR="003E0704">
        <w:t>Будем считать, что</w:t>
      </w:r>
      <w:r w:rsidR="003E0704" w:rsidRPr="003E0704">
        <w:t xml:space="preserve"> </w:t>
      </w:r>
      <w:r w:rsidR="003E0704">
        <w:t xml:space="preserve">номера узлов, полученных таким отображением есть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E0704">
        <w:t xml:space="preserve">, </w:t>
      </w:r>
      <m:oMath>
        <m:r>
          <w:rPr>
            <w:rFonts w:ascii="Cambria Math" w:hAnsi="Cambria Math"/>
          </w:rPr>
          <m:t xml:space="preserve">k=1,…,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3E0704" w:rsidRPr="003E0704">
        <w:t>.</w:t>
      </w:r>
      <w:r w:rsidR="003E0704">
        <w:t xml:space="preserve"> Будем полагать,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 w:rsidR="003E0704">
        <w:t xml:space="preserve"> – номер назначаемого мастер-узла, </w:t>
      </w:r>
      <m:oMath>
        <m:r>
          <w:rPr>
            <w:rFonts w:ascii="Cambria Math" w:hAnsi="Cambria Math"/>
          </w:rPr>
          <m:t>1≤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3E0704" w:rsidRPr="003E0704">
        <w:t xml:space="preserve">. </w:t>
      </w:r>
      <w:r w:rsidR="003E0704">
        <w:t xml:space="preserve">Если </w:t>
      </w:r>
      <m:oMath>
        <m:r>
          <w:rPr>
            <w:rFonts w:ascii="Cambria Math" w:hAnsi="Cambria Math"/>
          </w:rPr>
          <m:t>b</m:t>
        </m:r>
      </m:oMath>
      <w:r w:rsidR="009A1483" w:rsidRPr="009A1483">
        <w:t xml:space="preserve"> — </w:t>
      </w:r>
      <w:r w:rsidR="009A1483">
        <w:t xml:space="preserve">формируемый блок, в отношении которого в некоторый момент времени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9A1483" w:rsidRPr="009A1483">
        <w:t xml:space="preserve"> </w:t>
      </w:r>
      <w:r w:rsidR="009A1483">
        <w:t xml:space="preserve">множество узлов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9A1483" w:rsidRPr="009A1483">
        <w:t xml:space="preserve"> </w:t>
      </w:r>
      <w:r w:rsidR="009A1483">
        <w:t xml:space="preserve">стремится достичь консенсуса, то функцию хеширования  </w:t>
      </w:r>
      <w:r w:rsidR="009A1483">
        <w:rPr>
          <w:lang w:val="en-US"/>
        </w:rPr>
        <w:t>SHA</w:t>
      </w:r>
      <w:r w:rsidR="009A1483" w:rsidRPr="009A1483">
        <w:t>-3</w:t>
      </w:r>
      <w:r w:rsidR="009A1483" w:rsidRPr="00BF516B">
        <w:rPr>
          <w:highlight w:val="cyan"/>
          <w:rPrChange w:id="175" w:author="Шумилов" w:date="2018-02-20T23:01:00Z">
            <w:rPr/>
          </w:rPrChange>
        </w:rPr>
        <w:t>[</w:t>
      </w:r>
      <w:ins w:id="176" w:author="Шумилов" w:date="2018-02-20T23:01:00Z">
        <w:r w:rsidR="00BF516B" w:rsidRPr="00BF516B">
          <w:rPr>
            <w:highlight w:val="cyan"/>
            <w:rPrChange w:id="177" w:author="Шумилов" w:date="2018-02-20T23:01:00Z">
              <w:rPr>
                <w:lang w:val="en-US"/>
              </w:rPr>
            </w:rPrChange>
          </w:rPr>
          <w:t xml:space="preserve"> </w:t>
        </w:r>
      </w:ins>
      <w:r w:rsidR="009A1483" w:rsidRPr="00BF516B">
        <w:rPr>
          <w:highlight w:val="cyan"/>
          <w:rPrChange w:id="178" w:author="Шумилов" w:date="2018-02-20T23:01:00Z">
            <w:rPr/>
          </w:rPrChange>
        </w:rPr>
        <w:t>]</w:t>
      </w:r>
      <w:r w:rsidR="009A1483" w:rsidRPr="009A1483">
        <w:t xml:space="preserve"> </w:t>
      </w:r>
      <w:r w:rsidR="009A1483">
        <w:t xml:space="preserve">над этим блоком, обозначим </w:t>
      </w:r>
      <m:oMath>
        <m:r>
          <w:rPr>
            <w:rFonts w:ascii="Cambria Math" w:hAnsi="Cambria Math"/>
          </w:rPr>
          <m:t>H(b)</m:t>
        </m:r>
      </m:oMath>
      <w:r w:rsidR="00655A5E" w:rsidRPr="00655A5E">
        <w:t xml:space="preserve">, </w:t>
      </w:r>
      <w:ins w:id="179" w:author="Шумилов" w:date="2018-02-20T23:00:00Z">
        <w:r w:rsidR="00BF516B">
          <w:t xml:space="preserve">а ее </w:t>
        </w:r>
      </w:ins>
      <w:r w:rsidR="00655A5E">
        <w:t>значения</w:t>
      </w:r>
      <w:del w:id="180" w:author="Шумилов" w:date="2018-02-20T23:00:00Z">
        <w:r w:rsidR="00655A5E" w:rsidDel="00BF516B">
          <w:delText xml:space="preserve"> которой </w:delText>
        </w:r>
      </w:del>
      <w:r w:rsidR="00655A5E">
        <w:t xml:space="preserve">обозначим </w:t>
      </w:r>
      <m:oMath>
        <m:r>
          <w:rPr>
            <w:rFonts w:ascii="Cambria Math" w:hAnsi="Cambria Math"/>
          </w:rPr>
          <m:t>h</m:t>
        </m:r>
      </m:oMath>
      <w:r w:rsidR="00655A5E" w:rsidRPr="00655A5E">
        <w:t xml:space="preserve">. </w:t>
      </w:r>
      <w:r w:rsidR="00655A5E">
        <w:t xml:space="preserve">Тогда результат вычисления электронной подписи, например, по алгоритму </w:t>
      </w:r>
      <w:r w:rsidR="00655A5E">
        <w:rPr>
          <w:lang w:val="en-US"/>
        </w:rPr>
        <w:t>EdDSA</w:t>
      </w:r>
      <w:r w:rsidR="00655A5E" w:rsidRPr="00655A5E">
        <w:t xml:space="preserve">[] </w:t>
      </w:r>
      <w:r w:rsidR="00655A5E">
        <w:t xml:space="preserve">с параметрами эллиптической кривой </w:t>
      </w:r>
      <w:r w:rsidR="00655A5E">
        <w:rPr>
          <w:lang w:val="en-US"/>
        </w:rPr>
        <w:t>edwards</w:t>
      </w:r>
      <w:r w:rsidR="00655A5E" w:rsidRPr="00655A5E">
        <w:t>25519</w:t>
      </w:r>
      <w:r w:rsidR="00255130" w:rsidRPr="00255130">
        <w:t xml:space="preserve"> </w:t>
      </w:r>
      <w:ins w:id="181" w:author="Шумилов" w:date="2018-02-20T23:00:00Z">
        <w:r w:rsidR="00BF516B">
          <w:t xml:space="preserve"> </w:t>
        </w:r>
      </w:ins>
      <w:ins w:id="182" w:author="Шумилов" w:date="2018-02-20T23:01:00Z">
        <w:r w:rsidR="00BF516B" w:rsidRPr="00BF516B">
          <w:rPr>
            <w:rPrChange w:id="183" w:author="Шумилов" w:date="2018-02-20T23:01:00Z">
              <w:rPr>
                <w:lang w:val="en-US"/>
              </w:rPr>
            </w:rPrChange>
          </w:rPr>
          <w:t>[ ]</w:t>
        </w:r>
      </w:ins>
      <w:r w:rsidR="00255130">
        <w:t xml:space="preserve">будет равен </w:t>
      </w:r>
      <w:del w:id="184" w:author="Шумилов" w:date="2018-02-20T23:00:00Z">
        <w:r w:rsidR="00655A5E" w:rsidRPr="00655A5E" w:rsidDel="00BF516B">
          <w:delText>[]</w:delText>
        </w:r>
      </w:del>
      <m:oMath>
        <m:r>
          <w:rPr>
            <w:rFonts w:ascii="Cambria Math" w:hAnsi="Cambria Math"/>
          </w:rPr>
          <m:t xml:space="preserve"> s=sig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 xml:space="preserve"> </m:t>
        </m:r>
      </m:oMath>
      <w:r w:rsidR="00655A5E" w:rsidRPr="00655A5E">
        <w:t>.</w:t>
      </w:r>
    </w:p>
    <w:p w14:paraId="42685223" w14:textId="77777777" w:rsidR="00655A5E" w:rsidRPr="000D2718" w:rsidRDefault="000D2718" w:rsidP="000D2718">
      <w:pPr>
        <w:tabs>
          <w:tab w:val="left" w:pos="284"/>
          <w:tab w:val="left" w:pos="426"/>
        </w:tabs>
        <w:spacing w:after="160" w:line="259" w:lineRule="auto"/>
        <w:ind w:firstLine="0"/>
        <w:jc w:val="center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Описание алгоритма</w:t>
      </w:r>
    </w:p>
    <w:p w14:paraId="3723E793" w14:textId="29B44692" w:rsidR="00655A5E" w:rsidRPr="00655A5E" w:rsidRDefault="00655A5E" w:rsidP="000D2718">
      <w:pPr>
        <w:pStyle w:val="a7"/>
        <w:numPr>
          <w:ilvl w:val="0"/>
          <w:numId w:val="2"/>
        </w:numPr>
        <w:jc w:val="both"/>
      </w:pPr>
      <w:r>
        <w:t xml:space="preserve">Пусть в момент времени </w:t>
      </w:r>
      <m:oMath>
        <m:sSup>
          <m:sSupPr>
            <m:ctrlPr>
              <w:del w:id="185" w:author="Шумилов" w:date="2018-02-21T02:05:00Z">
                <w:rPr>
                  <w:rFonts w:ascii="Cambria Math" w:hAnsi="Cambria Math"/>
                  <w:i/>
                </w:rPr>
              </w:del>
            </m:ctrlPr>
          </m:sSupPr>
          <m:e>
            <w:del w:id="186" w:author="Шумилов" w:date="2018-02-21T02:05:00Z">
              <m:r>
                <w:rPr>
                  <w:rFonts w:ascii="Cambria Math" w:hAnsi="Cambria Math"/>
                </w:rPr>
                <m:t>t</m:t>
              </m:r>
            </w:del>
          </m:e>
          <m:sup>
            <w:del w:id="187" w:author="Шумилов" w:date="2018-02-21T02:05:00Z">
              <m:r>
                <w:rPr>
                  <w:rFonts w:ascii="Cambria Math" w:hAnsi="Cambria Math"/>
                </w:rPr>
                <m:t>''</m:t>
              </m:r>
            </w:del>
          </m:sup>
        </m:sSup>
        <m:acc>
          <m:accPr>
            <m:ctrlPr>
              <w:ins w:id="188" w:author="Шумилов" w:date="2018-02-21T02:05:00Z">
                <w:rPr>
                  <w:rFonts w:ascii="Cambria Math" w:hAnsi="Cambria Math"/>
                  <w:i/>
                </w:rPr>
              </w:ins>
            </m:ctrlPr>
          </m:accPr>
          <m:e>
            <w:ins w:id="189" w:author="Шумилов" w:date="2018-02-21T02:05:00Z">
              <m:r>
                <w:rPr>
                  <w:rFonts w:ascii="Cambria Math" w:hAnsi="Cambria Math"/>
                  <w:lang w:val="en-US"/>
                </w:rPr>
                <m:t>t</m:t>
              </m:r>
            </w:ins>
          </m:e>
        </m:acc>
        <m:r>
          <w:rPr>
            <w:rFonts w:ascii="Cambria Math" w:hAnsi="Cambria Math"/>
          </w:rPr>
          <m:t>∈[t,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узел с номером </w:t>
      </w:r>
      <m:oMath>
        <m:r>
          <w:rPr>
            <w:rFonts w:ascii="Cambria Math" w:hAnsi="Cambria Math"/>
          </w:rPr>
          <m:t>k (1≤k≤N)</m:t>
        </m:r>
      </m:oMath>
      <w:r w:rsidRPr="00655A5E">
        <w:t xml:space="preserve"> </w:t>
      </w:r>
      <w:r>
        <w:t xml:space="preserve">осуществляет запись </w:t>
      </w:r>
      <m:oMath>
        <m:r>
          <w:rPr>
            <w:rFonts w:ascii="Cambria Math" w:hAnsi="Cambria Math"/>
          </w:rPr>
          <m:t>I</m:t>
        </m:r>
      </m:oMath>
      <w:r>
        <w:t xml:space="preserve"> в блокчейн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14:paraId="7777CA97" w14:textId="7AA3A3B4" w:rsidR="00655A5E" w:rsidRPr="00DA535C" w:rsidRDefault="00DA535C" w:rsidP="000D2718">
      <w:pPr>
        <w:pStyle w:val="a7"/>
        <w:numPr>
          <w:ilvl w:val="0"/>
          <w:numId w:val="2"/>
        </w:numPr>
        <w:jc w:val="both"/>
      </w:pPr>
      <w:r>
        <w:t xml:space="preserve">Выберем все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, включая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с помощью функции </w:t>
      </w:r>
      <m:oMath>
        <m:r>
          <w:rPr>
            <w:rFonts w:ascii="Cambria Math" w:hAnsi="Cambria Math"/>
            <w:lang w:val="en-US"/>
          </w:rPr>
          <m:t>f</m:t>
        </m:r>
      </m:oMath>
      <w:r>
        <w:t xml:space="preserve">. Выработка консенсуса осуществляется на </w:t>
      </w:r>
      <w:r w:rsidRPr="002D0CA8">
        <w:rPr>
          <w:rPrChange w:id="190" w:author="Шумилов" w:date="2018-02-21T00:29:00Z">
            <w:rPr>
              <w:i/>
            </w:rPr>
          </w:rPrChange>
        </w:rPr>
        <w:t>полуинтервале</w:t>
      </w:r>
      <w:r>
        <w:t xml:space="preserve"> </w:t>
      </w:r>
      <w:del w:id="191" w:author="Шумилов" w:date="2018-02-21T00:29:00Z">
        <w:r w:rsidDel="002D0CA8">
          <w:delText xml:space="preserve">времени </w:delText>
        </w:r>
      </w:del>
      <m:oMath>
        <m:r>
          <w:rPr>
            <w:rFonts w:ascii="Cambria Math" w:hAnsi="Cambria Math"/>
          </w:rPr>
          <m:t>[t,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49A3FB0A" w14:textId="77777777" w:rsidR="00DA535C" w:rsidRPr="00DA535C" w:rsidRDefault="00DA535C" w:rsidP="000D2718">
      <w:pPr>
        <w:pStyle w:val="a7"/>
        <w:numPr>
          <w:ilvl w:val="0"/>
          <w:numId w:val="2"/>
        </w:numPr>
        <w:jc w:val="both"/>
      </w:pPr>
      <w:r>
        <w:t xml:space="preserve">В случае признания мастер-узлом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допустимым включение записи </w:t>
      </w:r>
      <m:oMath>
        <m:r>
          <w:rPr>
            <w:rFonts w:ascii="Cambria Math" w:hAnsi="Cambria Math"/>
          </w:rPr>
          <m:t>I</m:t>
        </m:r>
      </m:oMath>
      <w:r>
        <w:t xml:space="preserve"> в блок </w:t>
      </w:r>
      <m:oMath>
        <m:r>
          <w:rPr>
            <w:rFonts w:ascii="Cambria Math" w:hAnsi="Cambria Math"/>
          </w:rPr>
          <m:t>b</m:t>
        </m:r>
      </m:oMath>
      <w:r>
        <w:t>,</w:t>
      </w:r>
      <w:r w:rsidRPr="00DA535C">
        <w:t xml:space="preserve"> </w:t>
      </w:r>
      <w:r>
        <w:t xml:space="preserve">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передаёт всем узлам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эту запись для проверки и включения в блок </w:t>
      </w:r>
      <m:oMath>
        <m:r>
          <w:rPr>
            <w:rFonts w:ascii="Cambria Math" w:hAnsi="Cambria Math"/>
          </w:rPr>
          <m:t>b</m:t>
        </m:r>
      </m:oMath>
      <w:r>
        <w:t>. В противном случае</w:t>
      </w:r>
      <w:r w:rsidRPr="00DA535C">
        <w:t xml:space="preserve"> </w:t>
      </w:r>
      <w:r>
        <w:t xml:space="preserve">запись </w:t>
      </w:r>
      <m:oMath>
        <m:r>
          <w:rPr>
            <w:rFonts w:ascii="Cambria Math" w:hAnsi="Cambria Math"/>
          </w:rPr>
          <m:t>I</m:t>
        </m:r>
      </m:oMath>
      <w:r>
        <w:t xml:space="preserve"> отвергается без уведомления.</w:t>
      </w:r>
    </w:p>
    <w:p w14:paraId="32E295F6" w14:textId="576385AE" w:rsidR="00DA535C" w:rsidRPr="007130CA" w:rsidRDefault="00DA535C" w:rsidP="000D2718">
      <w:pPr>
        <w:pStyle w:val="a7"/>
        <w:numPr>
          <w:ilvl w:val="0"/>
          <w:numId w:val="2"/>
        </w:numPr>
        <w:jc w:val="both"/>
      </w:pPr>
      <w:r>
        <w:t xml:space="preserve">Новая запись включается в блок до наступления момента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. Мастер-узел рассылает сообщение тем же узлам о фиксации блока </w:t>
      </w:r>
      <m:oMath>
        <m:r>
          <w:rPr>
            <w:rFonts w:ascii="Cambria Math" w:hAnsi="Cambria Math"/>
          </w:rPr>
          <m:t>b</m:t>
        </m:r>
      </m:oMath>
      <w:r>
        <w:t xml:space="preserve">. </w:t>
      </w:r>
      <w:r w:rsidR="007130CA">
        <w:t xml:space="preserve">Все узлы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 w:rsidR="007130CA">
        <w:t xml:space="preserve"> вычисляют значение хеш-функции </w:t>
      </w:r>
      <m:oMath>
        <m:r>
          <w:rPr>
            <w:rFonts w:ascii="Cambria Math" w:hAnsi="Cambria Math"/>
          </w:rPr>
          <m:t>H(b)</m:t>
        </m:r>
      </m:oMath>
      <w:del w:id="192" w:author="Шумилов" w:date="2018-02-20T23:05:00Z">
        <w:r w:rsidR="007130CA" w:rsidDel="00BF516B">
          <w:delText>,</w:delText>
        </w:r>
      </w:del>
      <w:r w:rsidR="007130CA">
        <w:t xml:space="preserve"> равное, допустим, </w:t>
      </w:r>
      <m:oMath>
        <m:r>
          <w:rPr>
            <w:rFonts w:ascii="Cambria Math" w:hAnsi="Cambria Math"/>
          </w:rPr>
          <m:t>h</m:t>
        </m:r>
      </m:oMath>
      <w:r w:rsidR="007130CA">
        <w:t>.</w:t>
      </w:r>
      <w:r w:rsidR="007130CA" w:rsidRPr="007130CA">
        <w:t xml:space="preserve"> </w:t>
      </w:r>
    </w:p>
    <w:p w14:paraId="399FC45A" w14:textId="200174B0" w:rsidR="000D2718" w:rsidRDefault="007130CA" w:rsidP="006B2811">
      <w:pPr>
        <w:pStyle w:val="a7"/>
        <w:numPr>
          <w:ilvl w:val="0"/>
          <w:numId w:val="2"/>
        </w:numPr>
      </w:pPr>
      <w:r>
        <w:t>Каждый узел вычисляет электронную подпись:</w:t>
      </w:r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=sig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 xml:space="preserve">, 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k=1,…,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w:ins w:id="193" w:author="Шумилов" w:date="2018-02-20T23:08:00Z">
                  <m:r>
                    <w:rPr>
                      <w:rFonts w:ascii="Cambria Math" w:hAnsi="Cambria Math"/>
                      <w:rPrChange w:id="194" w:author="Шумилов" w:date="2018-02-21T01:08:00Z">
                        <w:rPr>
                          <w:rFonts w:ascii="Cambria Math" w:hAnsi="Cambria Math"/>
                          <w:lang w:val="en-US"/>
                        </w:rPr>
                      </w:rPrChange>
                    </w:rPr>
                    <m:t>;</m:t>
                  </m:r>
                </w:ins>
              </m:e>
              <m:e>
                <m:r>
                  <w:rPr>
                    <w:rFonts w:ascii="Cambria Math" w:hAnsi="Cambria Math"/>
                  </w:rPr>
                  <m:t>k≠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  <w:ins w:id="195" w:author="Шумилов" w:date="2018-02-20T23:08:00Z">
                  <m:r>
                    <w:rPr>
                      <w:rFonts w:ascii="Cambria Math" w:hAnsi="Cambria Math"/>
                    </w:rPr>
                    <m:t>,</m:t>
                  </m:r>
                </w:ins>
              </m:e>
            </m:eqArr>
          </m:e>
        </m:d>
      </m:oMath>
      <w:r w:rsidRPr="007130CA">
        <w:t xml:space="preserve">  (5)</w:t>
      </w:r>
    </w:p>
    <w:p w14:paraId="413C7D33" w14:textId="77777777" w:rsidR="007130CA" w:rsidRDefault="007130CA" w:rsidP="000D2718">
      <w:pPr>
        <w:pStyle w:val="a7"/>
        <w:ind w:left="1004" w:firstLine="0"/>
        <w:jc w:val="both"/>
      </w:pPr>
      <w:r>
        <w:t xml:space="preserve">и передаёт её на узел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. В (5) номера электронных подписей изменены и могут не совпадать 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</w:t>
      </w:r>
    </w:p>
    <w:p w14:paraId="489BD276" w14:textId="14F4945B" w:rsidR="00BC5573" w:rsidRDefault="00616C8C" w:rsidP="00BC5573">
      <w:pPr>
        <w:pStyle w:val="a7"/>
        <w:numPr>
          <w:ilvl w:val="0"/>
          <w:numId w:val="2"/>
        </w:numPr>
        <w:jc w:val="both"/>
      </w:pPr>
      <w:r>
        <w:t xml:space="preserve">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ожидает электронные подписи </w:t>
      </w:r>
      <w:del w:id="196" w:author="Шумилов" w:date="2018-02-21T01:49:00Z">
        <w:r w:rsidDel="0009051E">
          <w:delText>в течени</w:delText>
        </w:r>
      </w:del>
      <w:del w:id="197" w:author="Шумилов" w:date="2018-02-20T23:06:00Z">
        <w:r w:rsidDel="00BF516B">
          <w:delText>и</w:delText>
        </w:r>
      </w:del>
      <w:del w:id="198" w:author="Шумилов" w:date="2018-02-21T01:49:00Z">
        <w:r w:rsidDel="0009051E">
          <w:delText xml:space="preserve"> </w:delText>
        </w:r>
      </w:del>
      <w:r>
        <w:t>врем</w:t>
      </w:r>
      <w:ins w:id="199" w:author="Шумилов" w:date="2018-02-21T01:49:00Z">
        <w:r w:rsidR="0009051E">
          <w:t>я</w:t>
        </w:r>
      </w:ins>
      <w:del w:id="200" w:author="Шумилов" w:date="2018-02-21T01:49:00Z">
        <w:r w:rsidDel="0009051E">
          <w:delText>ени</w:delText>
        </w:r>
      </w:del>
      <w:ins w:id="201" w:author="Шумилов" w:date="2018-02-21T01:49:00Z">
        <w:r w:rsidR="0009051E">
          <w:t xml:space="preserve"> </w:t>
        </w:r>
      </w:ins>
      <w:ins w:id="202" w:author="Шумилов" w:date="2018-02-20T23:07:00Z">
        <m:oMath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>t</m:t>
          </m:r>
        </m:oMath>
      </w:ins>
      <w:r>
        <w:t xml:space="preserve"> после наступления момента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. В момент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 xml:space="preserve"> на мастер-узле формируется </w:t>
      </w:r>
      <w:ins w:id="203" w:author="Шумилов" w:date="2018-02-20T23:07:00Z">
        <w:r w:rsidR="00BF516B">
          <w:t>кортеж</w:t>
        </w:r>
      </w:ins>
      <w:del w:id="204" w:author="Шумилов" w:date="2018-02-20T23:07:00Z">
        <w:r w:rsidDel="00BF516B">
          <w:delText>вектор:</w:delText>
        </w:r>
      </w:del>
      <w:r>
        <w:br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del w:id="205" w:author="Шумилов" w:date="2018-02-21T00:20:00Z">
                    <w:rPr>
                      <w:rFonts w:ascii="Cambria Math" w:hAnsi="Cambria Math"/>
                      <w:i/>
                    </w:rPr>
                  </w:del>
                </m:ctrlPr>
              </m:accPr>
              <m:e>
                <w:del w:id="206" w:author="Шумилов" w:date="2018-02-21T00:20:00Z">
                  <m:r>
                    <w:rPr>
                      <w:rFonts w:ascii="Cambria Math" w:hAnsi="Cambria Math"/>
                    </w:rPr>
                    <m:t>s</m:t>
                  </m:r>
                </w:del>
              </m:e>
            </m:acc>
            <w:ins w:id="207" w:author="Шумилов" w:date="2018-02-21T00:21:00Z">
              <m:r>
                <w:rPr>
                  <w:rFonts w:ascii="Cambria Math" w:hAnsi="Cambria Math"/>
                  <w:lang w:val="en-US"/>
                </w:rPr>
                <m:t>s</m:t>
              </m:r>
            </w:ins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,  1≤j≤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w:ins w:id="208" w:author="Шумилов" w:date="2018-02-20T23:08:00Z">
          <m:r>
            <w:rPr>
              <w:rFonts w:ascii="Cambria Math" w:hAnsi="Cambria Math"/>
            </w:rPr>
            <m:t xml:space="preserve">.  </m:t>
          </m:r>
        </w:ins>
      </m:oMath>
      <w:r w:rsidRPr="00616C8C">
        <w:t>(</w:t>
      </w:r>
      <w:r w:rsidR="009D5349">
        <w:t>6</w:t>
      </w:r>
      <w:r w:rsidRPr="00616C8C">
        <w:t>)</w:t>
      </w:r>
      <w:r w:rsidRPr="00616C8C">
        <w:br/>
      </w:r>
      <w:r>
        <w:t>Мастер-узел проверяет каждую подпись из (</w:t>
      </w:r>
      <w:r w:rsidR="009D5349">
        <w:t>6</w:t>
      </w:r>
      <w:r>
        <w:t xml:space="preserve">) и подсчитывает число корректных </w:t>
      </w:r>
      <w:commentRangeStart w:id="209"/>
      <w:r>
        <w:t>подписей</w:t>
      </w:r>
      <w:commentRangeEnd w:id="209"/>
      <w:r w:rsidR="004D5912">
        <w:rPr>
          <w:rStyle w:val="ad"/>
        </w:rPr>
        <w:commentReference w:id="209"/>
      </w:r>
      <w:r>
        <w:t xml:space="preserve">. Подписи некоторых узлов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могут оказаться некорректными в том случае, когда 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окажется узел с некоторым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hr m:val="̃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</m:acc>
          </m:sub>
        </m:sSub>
        <m:r>
          <w:rPr>
            <w:rFonts w:ascii="Cambria Math" w:hAnsi="Cambria Math"/>
          </w:rPr>
          <m:t>,  1≤</m:t>
        </m:r>
        <m:acc>
          <m:accPr>
            <m:chr m:val="̃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k</m:t>
            </m:r>
          </m:e>
        </m:acc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del w:id="210" w:author="Шумилов" w:date="2018-02-20T23:09:00Z">
        <w:r w:rsidR="0027468B" w:rsidDel="00BF516B">
          <w:delText xml:space="preserve"> </w:delText>
        </w:r>
      </w:del>
      <w:r w:rsidR="0027468B">
        <w:t>который</w:t>
      </w:r>
      <w:del w:id="211" w:author="Шумилов" w:date="2018-02-21T00:38:00Z">
        <w:r w:rsidR="001B0A50" w:rsidDel="00F6371C">
          <w:delText>:</w:delText>
        </w:r>
      </w:del>
      <w:r w:rsidR="001B0A50">
        <w:br/>
        <w:t xml:space="preserve">а)  </w:t>
      </w:r>
      <w:r w:rsidR="0027468B">
        <w:t>признает запись</w:t>
      </w:r>
      <w:r w:rsidR="001B0A50">
        <w:t xml:space="preserve"> </w:t>
      </w:r>
      <m:oMath>
        <m:r>
          <w:rPr>
            <w:rFonts w:ascii="Cambria Math" w:hAnsi="Cambria Math"/>
          </w:rPr>
          <m:t>I</m:t>
        </m:r>
      </m:oMath>
      <w:r w:rsidR="001B0A50">
        <w:t xml:space="preserve"> некорректной</w:t>
      </w:r>
      <w:r w:rsidR="001B0A50" w:rsidRPr="001B0A50">
        <w:t>;</w:t>
      </w:r>
      <w:r w:rsidR="00BC5573">
        <w:t xml:space="preserve"> </w:t>
      </w:r>
    </w:p>
    <w:p w14:paraId="1CE5D6E8" w14:textId="5E1D5560" w:rsidR="00616C8C" w:rsidRPr="00255130" w:rsidRDefault="001B0A50" w:rsidP="00BC5573">
      <w:pPr>
        <w:pStyle w:val="a7"/>
        <w:ind w:left="1004" w:firstLine="0"/>
        <w:jc w:val="both"/>
      </w:pPr>
      <w:r>
        <w:t xml:space="preserve">б) </w:t>
      </w:r>
      <w:r w:rsidR="00C15F21">
        <w:t xml:space="preserve">в момент времени </w:t>
      </w:r>
      <m:oMath>
        <m:acc>
          <m:accPr>
            <m:chr m:val="̃"/>
            <m:ctrlPr>
              <w:ins w:id="212" w:author="Шумилов" w:date="2018-02-21T00:37:00Z">
                <w:rPr>
                  <w:rFonts w:ascii="Cambria Math" w:hAnsi="Cambria Math"/>
                  <w:i/>
                </w:rPr>
              </w:ins>
            </m:ctrlPr>
          </m:accPr>
          <m:e>
            <w:ins w:id="213" w:author="Шумилов" w:date="2018-02-21T00:37:00Z">
              <m:r>
                <w:rPr>
                  <w:rFonts w:ascii="Cambria Math" w:hAnsi="Cambria Math"/>
                </w:rPr>
                <m:t>t</m:t>
              </m:r>
            </w:ins>
          </m:e>
        </m:acc>
        <m:sSup>
          <m:sSupPr>
            <m:ctrlPr>
              <w:del w:id="214" w:author="Шумилов" w:date="2018-02-21T00:37:00Z">
                <w:rPr>
                  <w:rFonts w:ascii="Cambria Math" w:hAnsi="Cambria Math"/>
                  <w:i/>
                </w:rPr>
              </w:del>
            </m:ctrlPr>
          </m:sSupPr>
          <m:e>
            <w:del w:id="215" w:author="Шумилов" w:date="2018-02-21T00:37:00Z">
              <m:r>
                <w:rPr>
                  <w:rFonts w:ascii="Cambria Math" w:hAnsi="Cambria Math"/>
                </w:rPr>
                <m:t>t</m:t>
              </m:r>
            </w:del>
          </m:e>
          <m:sup>
            <w:del w:id="216" w:author="Шумилов" w:date="2018-02-21T00:33:00Z">
              <m:r>
                <w:rPr>
                  <w:rFonts w:ascii="Cambria Math" w:hAnsi="Cambria Math"/>
                </w:rPr>
                <m:t>''</m:t>
              </m:r>
            </w:del>
          </m:sup>
        </m:sSup>
        <m:r>
          <w:rPr>
            <w:rFonts w:ascii="Cambria Math" w:hAnsi="Cambria Math"/>
          </w:rPr>
          <m:t>∈[t,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 w:rsidR="00C15F21">
        <w:t xml:space="preserve"> </w:t>
      </w:r>
      <w:r>
        <w:t xml:space="preserve">имеет </w:t>
      </w:r>
      <w:r w:rsidR="00C15F21">
        <w:t xml:space="preserve">состояние блокчейна </w:t>
      </w:r>
      <m:oMath>
        <m:acc>
          <m:accPr>
            <m:chr m:val="̃"/>
            <m:ctrlPr>
              <w:del w:id="217" w:author="Шумилов" w:date="2018-02-21T00:34:00Z">
                <w:rPr>
                  <w:rFonts w:ascii="Cambria Math" w:hAnsi="Cambria Math"/>
                  <w:i/>
                  <w:lang w:val="en-US"/>
                </w:rPr>
              </w:del>
            </m:ctrlPr>
          </m:accPr>
          <m:e>
            <w:del w:id="218" w:author="Шумилов" w:date="2018-02-21T00:34:00Z">
              <m:r>
                <w:rPr>
                  <w:rFonts w:ascii="Cambria Math" w:hAnsi="Cambria Math"/>
                  <w:lang w:val="en-US"/>
                </w:rPr>
                <m:t>d</m:t>
              </m:r>
            </w:del>
          </m:e>
        </m:acc>
        <m:acc>
          <m:accPr>
            <m:chr m:val="̃"/>
            <m:ctrlPr>
              <w:ins w:id="219" w:author="Шумилов" w:date="2018-02-21T01:52:00Z">
                <w:rPr>
                  <w:rFonts w:ascii="Cambria Math" w:hAnsi="Cambria Math"/>
                  <w:i/>
                </w:rPr>
              </w:ins>
            </m:ctrlPr>
          </m:accPr>
          <m:e>
            <w:ins w:id="220" w:author="Шумилов" w:date="2018-02-21T01:52:00Z">
              <m:r>
                <w:rPr>
                  <w:rFonts w:ascii="Cambria Math" w:hAnsi="Cambria Math"/>
                  <w:lang w:val="en-US"/>
                </w:rPr>
                <m:t>d</m:t>
              </m:r>
            </w:ins>
          </m:e>
        </m:acc>
      </m:oMath>
      <w:r w:rsidR="001021E9">
        <w:t>, отличное от состояния</w:t>
      </w:r>
      <w:r w:rsidR="001021E9" w:rsidRPr="001021E9">
        <w:t xml:space="preserve"> </w:t>
      </w:r>
      <w:ins w:id="221" w:author="Шумилов" w:date="2018-02-21T01:53:00Z">
        <m:oMath>
          <m:r>
            <w:rPr>
              <w:rFonts w:ascii="Cambria Math" w:hAnsi="Cambria Math"/>
              <w:lang w:val="en-US"/>
            </w:rPr>
            <m:t>d</m:t>
          </m:r>
        </m:oMath>
      </w:ins>
      <w:del w:id="222" w:author="Шумилов" w:date="2018-02-21T00:37:00Z">
        <m:oMath>
          <m:r>
            <w:rPr>
              <w:rFonts w:ascii="Cambria Math" w:hAnsi="Cambria Math"/>
              <w:lang w:val="en-US"/>
            </w:rPr>
            <m:t>d</m:t>
          </m:r>
        </m:oMath>
      </w:del>
      <w:del w:id="223" w:author="Шумилов" w:date="2018-02-21T01:53:00Z">
        <w:r w:rsidR="001021E9" w:rsidDel="00E651A3">
          <w:delText xml:space="preserve"> </w:delText>
        </w:r>
      </w:del>
      <w:r w:rsidR="00C15F21">
        <w:t xml:space="preserve"> </w:t>
      </w:r>
      <w:r w:rsidR="001021E9">
        <w:t xml:space="preserve">для узла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  <m:r>
              <m:rPr>
                <m:sty m:val="p"/>
              </m:rPr>
              <w:rPr>
                <w:rStyle w:val="ad"/>
              </w:rPr>
              <w:commentReference w:id="224"/>
            </m:r>
          </m:sub>
        </m:sSub>
      </m:oMath>
      <w:r w:rsidR="00255130" w:rsidRPr="00255130">
        <w:t>;</w:t>
      </w:r>
    </w:p>
    <w:p w14:paraId="3872342F" w14:textId="77777777" w:rsidR="00255130" w:rsidRDefault="00BC5573" w:rsidP="00255130">
      <w:pPr>
        <w:pStyle w:val="a7"/>
        <w:ind w:left="1004" w:firstLine="0"/>
        <w:jc w:val="both"/>
      </w:pPr>
      <w:r>
        <w:lastRenderedPageBreak/>
        <w:t>в</w:t>
      </w:r>
      <w:r w:rsidR="00255130">
        <w:t xml:space="preserve">) исказит запись </w:t>
      </w:r>
      <m:oMath>
        <m:r>
          <w:rPr>
            <w:rFonts w:ascii="Cambria Math" w:hAnsi="Cambria Math"/>
          </w:rPr>
          <m:t>I</m:t>
        </m:r>
      </m:oMath>
      <w:r w:rsidR="00255130">
        <w:t xml:space="preserve"> при формировании блока блокчейна.</w:t>
      </w:r>
    </w:p>
    <w:p w14:paraId="1048C7DE" w14:textId="4F6EF1B4" w:rsidR="009D5349" w:rsidRDefault="009A4424" w:rsidP="000D2718">
      <w:pPr>
        <w:pStyle w:val="a7"/>
        <w:numPr>
          <w:ilvl w:val="0"/>
          <w:numId w:val="2"/>
        </w:numPr>
        <w:jc w:val="both"/>
      </w:pPr>
      <w:r>
        <w:t xml:space="preserve">Узел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</w:t>
      </w:r>
      <w:del w:id="225" w:author="Шумилов" w:date="2018-02-20T23:09:00Z">
        <w:r w:rsidDel="00BF516B">
          <w:delText>получает (</w:delText>
        </w:r>
      </w:del>
      <w:r>
        <w:t>вычисляет</w:t>
      </w:r>
      <w:del w:id="226" w:author="Шумилов" w:date="2018-02-20T23:09:00Z">
        <w:r w:rsidDel="00BF516B">
          <w:delText>)</w:delText>
        </w:r>
      </w:del>
      <w:r>
        <w:t xml:space="preserve"> количество корректных подписей </w:t>
      </w:r>
      <m:oMath>
        <m:r>
          <w:rPr>
            <w:rFonts w:ascii="Cambria Math" w:hAnsi="Cambria Math"/>
            <w:lang w:val="en-US"/>
          </w:rPr>
          <m:t>μ</m:t>
        </m:r>
      </m:oMath>
      <w:r>
        <w:t xml:space="preserve"> и проверяет выполнение неравенства</w:t>
      </w:r>
      <w:r w:rsidRPr="009A4424">
        <w:t>:</w:t>
      </w:r>
    </w:p>
    <w:p w14:paraId="53284C7D" w14:textId="57778B0D" w:rsidR="009A4424" w:rsidRDefault="009A4424" w:rsidP="009D5349">
      <w:pPr>
        <w:pStyle w:val="a7"/>
        <w:ind w:left="1004" w:firstLine="0"/>
        <w:jc w:val="both"/>
      </w:pPr>
      <m:oMath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&gt;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w:ins w:id="227" w:author="Шумилов" w:date="2018-02-20T23:09:00Z">
          <m:r>
            <w:rPr>
              <w:rFonts w:ascii="Cambria Math" w:hAnsi="Cambria Math"/>
              <w:rPrChange w:id="228" w:author="Шумилов" w:date="2018-02-20T23:10:00Z">
                <w:rPr>
                  <w:rFonts w:ascii="Cambria Math" w:hAnsi="Cambria Math"/>
                  <w:lang w:val="en-US"/>
                </w:rPr>
              </w:rPrChange>
            </w:rPr>
            <m:t xml:space="preserve"> </m:t>
          </m:r>
        </w:ins>
        <w:ins w:id="229" w:author="Шумилов" w:date="2018-02-20T23:10:00Z">
          <m:r>
            <w:rPr>
              <w:rFonts w:ascii="Cambria Math" w:hAnsi="Cambria Math"/>
            </w:rPr>
            <m:t xml:space="preserve">.  </m:t>
          </m:r>
        </w:ins>
      </m:oMath>
      <w:commentRangeStart w:id="230"/>
      <w:r w:rsidRPr="009A4424">
        <w:t>(</w:t>
      </w:r>
      <w:r w:rsidR="009D5349">
        <w:t>7</w:t>
      </w:r>
      <w:r w:rsidRPr="009A4424">
        <w:t>)</w:t>
      </w:r>
      <w:commentRangeEnd w:id="230"/>
      <w:r w:rsidR="005F0D50">
        <w:rPr>
          <w:rStyle w:val="ad"/>
        </w:rPr>
        <w:commentReference w:id="230"/>
      </w:r>
      <w:r w:rsidRPr="009A4424">
        <w:br/>
      </w:r>
      <w:r>
        <w:t>Если (</w:t>
      </w:r>
      <w:r w:rsidR="00B24173" w:rsidRPr="00B24173">
        <w:t>7</w:t>
      </w:r>
      <w:r>
        <w:t xml:space="preserve">) не выполняется, то 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>
        <w:t xml:space="preserve"> делает вывод, что консенсус не достигнут, в противном случае для блока </w:t>
      </w:r>
      <m:oMath>
        <m:r>
          <w:rPr>
            <w:rFonts w:ascii="Cambria Math" w:hAnsi="Cambria Math"/>
          </w:rPr>
          <m:t>b</m:t>
        </m:r>
      </m:oMath>
      <w:r>
        <w:t xml:space="preserve"> составляется число:</w:t>
      </w:r>
      <w:r>
        <w:br/>
      </w:r>
      <m:oMath>
        <m:r>
          <w:rPr>
            <w:rFonts w:ascii="Cambria Math" w:hAnsi="Cambria Math"/>
          </w:rPr>
          <m:t>b∥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∥…∥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</m:sSub>
          </m:sub>
        </m:sSub>
        <m:r>
          <w:rPr>
            <w:rFonts w:ascii="Cambria Math" w:hAnsi="Cambria Math"/>
          </w:rPr>
          <m:t>,  1≤l≤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  l=1,…,μ</m:t>
        </m:r>
        <w:ins w:id="231" w:author="Шумилов" w:date="2018-02-20T23:10:00Z">
          <m:r>
            <w:rPr>
              <w:rFonts w:ascii="Cambria Math" w:hAnsi="Cambria Math"/>
            </w:rPr>
            <m:t xml:space="preserve">  </m:t>
          </m:r>
        </w:ins>
      </m:oMath>
      <w:r w:rsidR="00503D3E" w:rsidRPr="00503D3E">
        <w:t>(</w:t>
      </w:r>
      <w:r w:rsidR="009D5349">
        <w:t>8</w:t>
      </w:r>
      <w:r w:rsidR="00503D3E" w:rsidRPr="00503D3E">
        <w:t>)</w:t>
      </w:r>
      <w:r w:rsidR="00503D3E" w:rsidRPr="00503D3E">
        <w:br/>
      </w:r>
      <w:r w:rsidR="00503D3E">
        <w:t xml:space="preserve">для которого вычисляется </w:t>
      </w:r>
      <m:oMath>
        <m:r>
          <w:rPr>
            <w:rFonts w:ascii="Cambria Math" w:hAnsi="Cambria Math"/>
          </w:rPr>
          <m:t>H(b∥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∥…∥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)</m:t>
        </m:r>
      </m:oMath>
      <w:r w:rsidR="00503D3E">
        <w:t xml:space="preserve"> и  </w:t>
      </w:r>
      <m:oMath>
        <m:r>
          <w:rPr>
            <w:rFonts w:ascii="Cambria Math" w:hAnsi="Cambria Math"/>
          </w:rPr>
          <m:t>sig</m:t>
        </m:r>
      </m:oMath>
      <w:r w:rsidR="00503D3E">
        <w:t xml:space="preserve">, являющаяся электронной подписью узла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 w:rsidR="00503D3E">
        <w:t>.</w:t>
      </w:r>
    </w:p>
    <w:p w14:paraId="4C0B4421" w14:textId="29430885" w:rsidR="00503D3E" w:rsidRPr="00C16C32" w:rsidRDefault="00503D3E" w:rsidP="000D2718">
      <w:pPr>
        <w:pStyle w:val="a7"/>
        <w:numPr>
          <w:ilvl w:val="0"/>
          <w:numId w:val="2"/>
        </w:numPr>
        <w:jc w:val="both"/>
      </w:pPr>
      <w:r>
        <w:t>Число</w:t>
      </w:r>
      <w:r>
        <w:br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w:ins w:id="232" w:author="Шумилов" w:date="2018-02-21T02:33:00Z">
              <m:r>
                <w:rPr>
                  <w:rFonts w:ascii="Cambria Math" w:hAnsi="Cambria Math"/>
                  <w:lang w:val="en-US"/>
                </w:rPr>
                <m:t>d</m:t>
              </m:r>
            </w:ins>
            <w:del w:id="233" w:author="Шумилов" w:date="2018-02-21T00:38:00Z">
              <m:r>
                <w:rPr>
                  <w:rFonts w:ascii="Cambria Math" w:hAnsi="Cambria Math"/>
                </w:rPr>
                <m:t>d</m:t>
              </m:r>
            </w:del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=b∥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∥…∥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r>
          <w:rPr>
            <w:rFonts w:ascii="Cambria Math" w:hAnsi="Cambria Math"/>
          </w:rPr>
          <m:t>∥</m:t>
        </m:r>
        <m:r>
          <w:rPr>
            <w:rFonts w:ascii="Cambria Math" w:hAnsi="Cambria Math"/>
            <w:lang w:val="en-US"/>
          </w:rPr>
          <m:t>sig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∥…∥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</m:e>
            </m:d>
          </m:e>
        </m:d>
        <w:ins w:id="234" w:author="Шумилов" w:date="2018-02-20T23:10:00Z">
          <m:r>
            <w:rPr>
              <w:rFonts w:ascii="Cambria Math" w:hAnsi="Cambria Math"/>
            </w:rPr>
            <m:t xml:space="preserve">  </m:t>
          </m:r>
        </w:ins>
      </m:oMath>
      <w:r w:rsidRPr="00503D3E">
        <w:t>(</w:t>
      </w:r>
      <w:r w:rsidR="009D5349">
        <w:t>9</w:t>
      </w:r>
      <w:r w:rsidRPr="00503D3E">
        <w:t>)</w:t>
      </w:r>
      <w:r w:rsidR="00C16C32" w:rsidRPr="00C16C32">
        <w:br/>
      </w:r>
      <w:r w:rsidR="00C16C32">
        <w:t xml:space="preserve">назовём новым закрытым блоком, </w:t>
      </w:r>
      <w:ins w:id="235" w:author="Шумилов" w:date="2018-02-21T00:28:00Z">
        <w:r w:rsidR="002D0CA8">
          <w:t>которое будем считать</w:t>
        </w:r>
      </w:ins>
      <w:del w:id="236" w:author="Шумилов" w:date="2018-02-21T00:27:00Z">
        <w:r w:rsidR="0027468B" w:rsidDel="002D0CA8">
          <w:delText>а точнее</w:delText>
        </w:r>
      </w:del>
      <w:r w:rsidR="0027468B">
        <w:t xml:space="preserve"> новым</w:t>
      </w:r>
      <w:r w:rsidR="00C16C32">
        <w:t xml:space="preserve"> </w:t>
      </w:r>
      <w:r w:rsidR="00D817B9">
        <w:t xml:space="preserve">состоянием блокчейна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w:ins w:id="237" w:author="Шумилов" w:date="2018-02-21T00:38:00Z">
              <m:r>
                <w:rPr>
                  <w:rFonts w:ascii="Cambria Math" w:hAnsi="Cambria Math"/>
                </w:rPr>
                <m:t>y</m:t>
              </m:r>
            </w:ins>
            <w:del w:id="238" w:author="Шумилов" w:date="2018-02-21T00:38:00Z">
              <m:r>
                <w:rPr>
                  <w:rFonts w:ascii="Cambria Math" w:hAnsi="Cambria Math"/>
                </w:rPr>
                <m:t>d</m:t>
              </m:r>
            </w:del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ins w:id="239" w:author="Шумилов" w:date="2018-02-21T00:30:00Z">
        <w:r w:rsidR="00A35FE5" w:rsidRPr="00A35FE5">
          <w:rPr>
            <w:rPrChange w:id="240" w:author="Шумилов" w:date="2018-02-21T00:31:00Z">
              <w:rPr>
                <w:lang w:val="en-US"/>
              </w:rPr>
            </w:rPrChange>
          </w:rPr>
          <w:t xml:space="preserve">, </w:t>
        </w:r>
        <w:r w:rsidR="00A35FE5">
          <w:t xml:space="preserve">соответствующим моменту </w:t>
        </w:r>
      </w:ins>
      <m:oMath>
        <m:sSup>
          <m:sSupPr>
            <m:ctrlPr>
              <w:ins w:id="241" w:author="Шумилов" w:date="2018-02-21T00:31:00Z">
                <w:rPr>
                  <w:rFonts w:ascii="Cambria Math" w:hAnsi="Cambria Math"/>
                  <w:i/>
                </w:rPr>
              </w:ins>
            </m:ctrlPr>
          </m:sSupPr>
          <m:e>
            <w:ins w:id="242" w:author="Шумилов" w:date="2018-02-21T00:31:00Z">
              <m:r>
                <w:rPr>
                  <w:rFonts w:ascii="Cambria Math" w:hAnsi="Cambria Math"/>
                  <w:lang w:val="en-US"/>
                </w:rPr>
                <m:t>t</m:t>
              </m:r>
            </w:ins>
          </m:e>
          <m:sup>
            <w:ins w:id="243" w:author="Шумилов" w:date="2018-02-21T00:31:00Z">
              <m:r>
                <w:rPr>
                  <w:rFonts w:ascii="Cambria Math" w:hAnsi="Cambria Math"/>
                </w:rPr>
                <m:t>'</m:t>
              </m:r>
            </w:ins>
          </m:sup>
        </m:sSup>
      </m:oMath>
      <w:r w:rsidR="00C16C32">
        <w:t xml:space="preserve">. Узел с номером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k</m:t>
                </m:r>
              </m:e>
            </m:acc>
          </m:sub>
        </m:sSub>
      </m:oMath>
      <w:r w:rsidR="00C16C32">
        <w:t xml:space="preserve"> рассылает (</w:t>
      </w:r>
      <w:r w:rsidR="009D5349">
        <w:t>9</w:t>
      </w:r>
      <w:r w:rsidR="00C16C32">
        <w:t xml:space="preserve">) всем узлам из множества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 w:rsidR="00C16C32">
        <w:t>.</w:t>
      </w:r>
    </w:p>
    <w:p w14:paraId="67419554" w14:textId="0F453881" w:rsidR="00C16C32" w:rsidRPr="00C55C58" w:rsidRDefault="00C16C32" w:rsidP="000D2718">
      <w:pPr>
        <w:pStyle w:val="a7"/>
        <w:numPr>
          <w:ilvl w:val="0"/>
          <w:numId w:val="2"/>
        </w:numPr>
        <w:jc w:val="both"/>
      </w:pPr>
      <w:r>
        <w:t xml:space="preserve">На любом узле из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t xml:space="preserve">, предположим, с номером </w:t>
      </w:r>
      <w:ins w:id="244" w:author="Шумилов" w:date="2018-02-21T02:15:00Z">
        <m:oMath>
          <m:r>
            <w:rPr>
              <w:rFonts w:ascii="Cambria Math" w:hAnsi="Cambria Math"/>
            </w:rPr>
            <m:t>1≤</m:t>
          </m:r>
        </m:oMath>
      </w:ins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Style w:val="ad"/>
          </w:rPr>
          <w:commentReference w:id="245"/>
        </m:r>
        <m:r>
          <w:rPr>
            <w:rFonts w:ascii="Cambria Math" w:hAnsi="Cambria Math"/>
          </w:rPr>
          <m:t>≤N</m:t>
        </m:r>
      </m:oMath>
      <w:r>
        <w:t xml:space="preserve">, осуществляется проверка </w:t>
      </w:r>
      <w:ins w:id="247" w:author="Шумилов" w:date="2018-02-21T00:39:00Z">
        <m:oMath>
          <m:r>
            <w:rPr>
              <w:rFonts w:ascii="Cambria Math" w:hAnsi="Cambria Math"/>
            </w:rPr>
            <m:t>s</m:t>
          </m:r>
        </m:oMath>
      </w:ins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w:del w:id="248" w:author="Шумилов" w:date="2018-02-21T00:39:00Z">
                  <m:r>
                    <w:rPr>
                      <w:rFonts w:ascii="Cambria Math" w:hAnsi="Cambria Math"/>
                    </w:rPr>
                    <m:t>s</m:t>
                  </m:r>
                </w:del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и </w:t>
      </w:r>
      <m:oMath>
        <m:r>
          <w:rPr>
            <w:rFonts w:ascii="Cambria Math" w:hAnsi="Cambria Math"/>
          </w:rPr>
          <m:t>sig</m:t>
        </m:r>
      </m:oMath>
      <w:r w:rsidR="0027468B">
        <w:t xml:space="preserve"> (9</w:t>
      </w:r>
      <w:r>
        <w:t xml:space="preserve">). Если проверка пройдена, то блок </w:t>
      </w:r>
      <m:oMath>
        <m:r>
          <w:rPr>
            <w:rFonts w:ascii="Cambria Math" w:hAnsi="Cambria Math"/>
          </w:rPr>
          <m:t>b</m:t>
        </m:r>
      </m:oMath>
      <w:r>
        <w:t xml:space="preserve"> добавляется в блокчейн узла </w:t>
      </w:r>
      <w:del w:id="249" w:author="Шумилов" w:date="2018-02-21T00:31:00Z">
        <w:r w:rsidDel="00A35FE5">
          <w:delText xml:space="preserve">с </w:delText>
        </w:r>
      </w:del>
      <w:r>
        <w:t>номер</w:t>
      </w:r>
      <w:del w:id="250" w:author="Шумилов" w:date="2018-02-21T00:31:00Z">
        <w:r w:rsidDel="00A35FE5">
          <w:delText>ом</w:delText>
        </w:r>
      </w:del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и блокчейн на узле </w:t>
      </w:r>
      <m:oMath>
        <m:r>
          <w:rPr>
            <w:rFonts w:ascii="Cambria Math" w:hAnsi="Cambria Math"/>
          </w:rPr>
          <m:t/>
        </m:r>
        <m:r>
          <m:rPr>
            <m:sty m:val="p"/>
          </m:rPr>
          <w:rPr>
            <w:rStyle w:val="ad"/>
          </w:rPr>
          <w:commentReference w:id="251"/>
        </m:r>
        <m:r>
          <w:rPr>
            <w:rFonts w:ascii="Cambria Math" w:hAnsi="Cambria Math"/>
          </w:rPr>
          <m:t/>
        </m:r>
      </m:oMath>
      <w:r>
        <w:t xml:space="preserve"> переходит в состояние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w:ins w:id="252" w:author="Шумилов" w:date="2018-02-21T02:13:00Z">
              <m:r>
                <w:rPr>
                  <w:rFonts w:ascii="Cambria Math" w:hAnsi="Cambria Math"/>
                  <w:lang w:val="en-US"/>
                </w:rPr>
                <m:t>d</m:t>
              </m:r>
            </w:ins>
            <w:del w:id="253" w:author="Шумилов" w:date="2018-02-21T00:39:00Z">
              <m:r>
                <w:rPr>
                  <w:rFonts w:ascii="Cambria Math" w:hAnsi="Cambria Math"/>
                </w:rPr>
                <m:t>d</m:t>
              </m:r>
            </w:del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w:ins w:id="254" w:author="Шумилов" w:date="2018-02-21T02:13:00Z">
          <m:r>
            <w:rPr>
              <w:rFonts w:ascii="Cambria Math" w:hAnsi="Cambria Math"/>
            </w:rPr>
            <m:t>d</m:t>
          </m:r>
        </w:ins>
        <w:del w:id="255" w:author="Шумилов" w:date="2018-02-21T00:39:00Z">
          <m:r>
            <w:rPr>
              <w:rFonts w:ascii="Cambria Math" w:hAnsi="Cambria Math"/>
            </w:rPr>
            <m:t>D</m:t>
          </m:r>
        </w:del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  <w:r w:rsidRPr="00C16C32">
        <w:t xml:space="preserve"> </w:t>
      </w:r>
      <w:r>
        <w:t xml:space="preserve">Если этот узел не получил указанных выше подписей для проверки в промежутке времени </w:t>
      </w:r>
      <m:oMath>
        <m: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t+λ]</m:t>
        </m:r>
      </m:oMath>
      <w:r w:rsidR="00C55C58">
        <w:t xml:space="preserve">, где </w:t>
      </w:r>
      <m:oMath>
        <m:r>
          <w:rPr>
            <w:rFonts w:ascii="Cambria Math" w:hAnsi="Cambria Math"/>
          </w:rPr>
          <m:t>λ</m:t>
        </m:r>
      </m:oMath>
      <w:r w:rsidR="00C55C58">
        <w:t xml:space="preserve"> – время задержки передачи информации, то узел с номером </w:t>
      </w:r>
      <m:oMath>
        <m:r>
          <w:rPr>
            <w:rFonts w:ascii="Cambria Math" w:hAnsi="Cambria Math"/>
          </w:rPr>
          <m:t>m</m:t>
        </m:r>
      </m:oMath>
      <w:r w:rsidR="00C55C58">
        <w:t xml:space="preserve"> сочтёт консенсус недостигнутым и выберет новое множество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''</m:t>
                </m:r>
                <m:r>
                  <m:rPr>
                    <m:sty m:val="p"/>
                  </m:rPr>
                  <w:rPr>
                    <w:rStyle w:val="ad"/>
                  </w:rPr>
                  <w:commentReference w:id="256"/>
                </m:r>
              </m:sup>
            </m:sSup>
          </m:sub>
        </m:sSub>
      </m:oMath>
      <w:r w:rsidR="00C55C58">
        <w:t>, применяя (3).</w:t>
      </w:r>
    </w:p>
    <w:p w14:paraId="5A0AB492" w14:textId="77777777" w:rsidR="00C55C58" w:rsidRPr="000D2718" w:rsidRDefault="000D2718" w:rsidP="000D2718">
      <w:pPr>
        <w:tabs>
          <w:tab w:val="left" w:pos="284"/>
          <w:tab w:val="left" w:pos="426"/>
        </w:tabs>
        <w:spacing w:after="160" w:line="259" w:lineRule="auto"/>
        <w:ind w:firstLine="0"/>
        <w:jc w:val="center"/>
        <w:rPr>
          <w:rFonts w:ascii="Calibri" w:hAnsi="Calibri"/>
          <w:b/>
          <w:sz w:val="28"/>
          <w:szCs w:val="28"/>
        </w:rPr>
      </w:pPr>
      <w:r w:rsidRPr="000D2718">
        <w:rPr>
          <w:rFonts w:ascii="Calibri" w:hAnsi="Calibri"/>
          <w:b/>
          <w:sz w:val="28"/>
          <w:szCs w:val="28"/>
        </w:rPr>
        <w:t>Построение</w:t>
      </w:r>
      <w:r w:rsidR="00C55C58" w:rsidRPr="000D2718">
        <w:rPr>
          <w:rFonts w:ascii="Calibri" w:hAnsi="Calibri"/>
          <w:b/>
          <w:sz w:val="28"/>
          <w:szCs w:val="28"/>
        </w:rPr>
        <w:t xml:space="preserve"> функции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f</m:t>
        </m:r>
      </m:oMath>
    </w:p>
    <w:p w14:paraId="67BE24F2" w14:textId="77777777" w:rsidR="00C55C58" w:rsidRDefault="00C55C58" w:rsidP="000D2718">
      <w:pPr>
        <w:jc w:val="both"/>
      </w:pPr>
      <w:r>
        <w:t>Вычислим двойной хеш от (</w:t>
      </w:r>
      <w:r w:rsidR="009D5349">
        <w:t>9</w:t>
      </w:r>
      <w:r>
        <w:t xml:space="preserve">), обозначим полученное число </w:t>
      </w:r>
      <m:oMath>
        <m:r>
          <w:rPr>
            <w:rFonts w:ascii="Cambria Math" w:hAnsi="Cambria Math"/>
          </w:rPr>
          <m:t>ν</m:t>
        </m:r>
      </m:oMath>
      <w:r>
        <w:t>. Построим псевдослучайную битовую последовательность вида:</w:t>
      </w:r>
    </w:p>
    <w:p w14:paraId="049C44F0" w14:textId="7B7C949E" w:rsidR="00C55C58" w:rsidRPr="00C55C58" w:rsidRDefault="00AB3EE4" w:rsidP="006B2811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w:ins w:id="257" w:author="Шумилов" w:date="2018-02-21T02:13:00Z">
                  <m:r>
                    <w:rPr>
                      <w:rFonts w:ascii="Cambria Math" w:hAnsi="Cambria Math"/>
                    </w:rPr>
                    <m:t>d</m:t>
                  </m:r>
                </w:ins>
                <w:del w:id="258" w:author="Шумилов" w:date="2018-02-21T00:40:00Z">
                  <m:r>
                    <w:rPr>
                      <w:rFonts w:ascii="Cambria Math" w:hAnsi="Cambria Math"/>
                    </w:rPr>
                    <m:t>d</m:t>
                  </m:r>
                </w:del>
                <m:ctrlPr>
                  <w:rPr>
                    <w:rFonts w:ascii="Cambria Math" w:hAnsi="Cambria Math"/>
                  </w:rPr>
                </m:ctrlPr>
              </m:e>
            </m:d>
          </m:e>
        </m:d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=H(</m:t>
        </m:r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w:ins w:id="259" w:author="Шумилов" w:date="2018-02-21T02:13:00Z">
              <m:r>
                <w:rPr>
                  <w:rFonts w:ascii="Cambria Math" w:hAnsi="Cambria Math"/>
                </w:rPr>
                <m:t>d</m:t>
              </m:r>
            </w:ins>
            <w:del w:id="260" w:author="Шумилов" w:date="2018-02-21T00:40:00Z">
              <m:r>
                <w:rPr>
                  <w:rFonts w:ascii="Cambria Math" w:hAnsi="Cambria Math"/>
                </w:rPr>
                <m:t>d</m:t>
              </m:r>
            </w:del>
            <m:r>
              <w:rPr>
                <w:rFonts w:ascii="Cambria Math" w:hAnsi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,…</m:t>
        </m:r>
      </m:oMath>
      <w:r w:rsidR="00C55C58" w:rsidRPr="00C55C58">
        <w:t xml:space="preserve">  (10)</w:t>
      </w:r>
    </w:p>
    <w:p w14:paraId="7A0D69AD" w14:textId="77777777" w:rsidR="00C55C58" w:rsidRDefault="0027468B" w:rsidP="000D2718">
      <w:pPr>
        <w:jc w:val="both"/>
      </w:pPr>
      <w:r>
        <w:t xml:space="preserve">Получим </w:t>
      </w:r>
      <w:r w:rsidR="00C03E34">
        <w:t>следующую битовую запись</w:t>
      </w:r>
    </w:p>
    <w:p w14:paraId="6F9BFE6B" w14:textId="77777777" w:rsidR="00C55C58" w:rsidRDefault="00C55C58" w:rsidP="006B2811"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∥ …</m:t>
        </m:r>
      </m:oMath>
      <w:r w:rsidR="006B2811" w:rsidRPr="00D817B9">
        <w:t xml:space="preserve">  (11)</w:t>
      </w:r>
    </w:p>
    <w:p w14:paraId="4E7C305A" w14:textId="755E7079" w:rsidR="006B2811" w:rsidRDefault="006B2811" w:rsidP="000D2718">
      <w:pPr>
        <w:jc w:val="both"/>
      </w:pPr>
      <w:r>
        <w:t xml:space="preserve">Битовую запись (11) разделяем последовательно без пропусков и перекрытий </w:t>
      </w:r>
      <w:r w:rsidR="00C03E34">
        <w:t>на</w:t>
      </w:r>
      <w:r>
        <w:t xml:space="preserve"> </w:t>
      </w:r>
      <w:del w:id="261" w:author="Шумилов" w:date="2018-02-21T00:09:00Z">
        <w:r w:rsidDel="00223521">
          <w:delText>векторы длиной</w:delText>
        </w:r>
      </w:del>
      <w:ins w:id="262" w:author="Шумилов" w:date="2018-02-21T00:09:00Z">
        <w:r w:rsidR="00223521">
          <w:t>на кортежи по</w:t>
        </w:r>
      </w:ins>
      <w:r>
        <w:t xml:space="preserve"> </w:t>
      </w:r>
      <m:oMath>
        <m:r>
          <w:rPr>
            <w:rFonts w:ascii="Cambria Math" w:hAnsi="Cambria Math"/>
          </w:rPr>
          <m:t>r</m:t>
        </m:r>
        <w:ins w:id="263" w:author="Шумилов" w:date="2018-02-21T00:10:00Z">
          <m:r>
            <w:rPr>
              <w:rFonts w:ascii="Cambria Math" w:hAnsi="Cambria Math"/>
            </w:rPr>
            <m:t xml:space="preserve"> бит в каждом</m:t>
          </m:r>
        </w:ins>
      </m:oMath>
      <w:del w:id="264" w:author="Викторович Анатолий" w:date="2018-02-18T23:44:00Z">
        <w:r w:rsidDel="00633950">
          <w:delText xml:space="preserve"> </w:delText>
        </w:r>
      </w:del>
      <w:ins w:id="265" w:author="Викторович Анатолий" w:date="2018-02-18T23:44:00Z">
        <w:r w:rsidR="00633950">
          <w:t xml:space="preserve">, </w:t>
        </w:r>
      </w:ins>
      <w:r>
        <w:t xml:space="preserve">из которых строим множество номеров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 xml:space="preserve"> узлов из </w:t>
      </w:r>
      <m:oMath>
        <m:sSup>
          <m:sSup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d"/>
                      </w:rPr>
                      <w:commentReference w:id="266"/>
                    </m:r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sub>
            </m:sSub>
            <m:r>
              <w:rPr>
                <w:rFonts w:ascii="Cambria Math" w:hAnsi="Cambria Math"/>
              </w:rPr>
              <m:t>,  k=1,…, 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sz w:val="20"/>
                <w:szCs w:val="22"/>
              </w:rPr>
            </m:ctrlPr>
          </m:sSubPr>
          <m:e>
            <w:ins w:id="267" w:author="Шумилов" w:date="2018-02-21T00:41:00Z">
              <m:r>
                <w:rPr>
                  <w:rFonts w:ascii="Cambria Math" w:hAnsi="Cambria Math"/>
                </w:rPr>
                <m:t>1≤</m:t>
              </m:r>
            </w:ins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≤N</m:t>
        </m:r>
      </m:oMath>
      <w:r w:rsidR="00B24173">
        <w:t>,</w:t>
      </w:r>
      <w:r w:rsidR="00B24173" w:rsidRPr="00B24173">
        <w:t xml:space="preserve"> </w:t>
      </w:r>
      <w:r w:rsidR="00B24173">
        <w:t xml:space="preserve">причем </w:t>
      </w:r>
      <m:oMath>
        <m:sSub>
          <m:sSubPr>
            <m:ctrlPr>
              <w:del w:id="268" w:author="Шумилов" w:date="2018-02-21T00:42:00Z">
                <w:rPr>
                  <w:rFonts w:ascii="Cambria Math" w:hAnsi="Cambria Math"/>
                  <w:i/>
                </w:rPr>
              </w:del>
            </m:ctrlPr>
          </m:sSubPr>
          <m:e>
            <w:del w:id="269" w:author="Шумилов" w:date="2018-02-21T00:42:00Z">
              <m:r>
                <w:rPr>
                  <w:rFonts w:ascii="Cambria Math" w:hAnsi="Cambria Math"/>
                </w:rPr>
                <m:t>j</m:t>
              </m:r>
            </w:del>
          </m:e>
          <m:sub>
            <m:acc>
              <m:accPr>
                <m:ctrlPr>
                  <w:del w:id="270" w:author="Шумилов" w:date="2018-02-21T00:42:00Z">
                    <w:rPr>
                      <w:rFonts w:ascii="Cambria Math" w:hAnsi="Cambria Math"/>
                      <w:i/>
                    </w:rPr>
                  </w:del>
                </m:ctrlPr>
              </m:accPr>
              <m:e>
                <w:del w:id="271" w:author="Шумилов" w:date="2018-02-21T00:42:00Z">
                  <m:r>
                    <w:rPr>
                      <w:rFonts w:ascii="Cambria Math" w:hAnsi="Cambria Math"/>
                    </w:rPr>
                    <m:t>k</m:t>
                  </m:r>
                </w:del>
              </m:e>
            </m:acc>
          </m:sub>
        </m:sSub>
        <m:acc>
          <m:accPr>
            <m:ctrlPr>
              <w:ins w:id="272" w:author="Шумилов" w:date="2018-02-21T00:45:00Z">
                <w:rPr>
                  <w:rFonts w:ascii="Cambria Math" w:hAnsi="Cambria Math"/>
                  <w:i/>
                </w:rPr>
              </w:ins>
            </m:ctrlPr>
          </m:accPr>
          <m:e>
            <w:ins w:id="273" w:author="Шумилов" w:date="2018-02-21T00:45:00Z">
              <m:r>
                <w:rPr>
                  <w:rFonts w:ascii="Cambria Math" w:hAnsi="Cambria Math"/>
                </w:rPr>
                <m:t>k</m:t>
              </m:r>
            </w:ins>
          </m:e>
        </m:acc>
        <m:r>
          <w:rPr>
            <w:rFonts w:ascii="Cambria Math" w:hAnsi="Cambria Math"/>
          </w:rPr>
          <m:t>≝</m:t>
        </m:r>
        <m:sSub>
          <m:sSubPr>
            <m:ctrlPr>
              <w:del w:id="274" w:author="Шумилов" w:date="2018-02-21T00:46:00Z">
                <w:rPr>
                  <w:rFonts w:ascii="Cambria Math" w:hAnsi="Cambria Math"/>
                  <w:i/>
                </w:rPr>
              </w:del>
            </m:ctrlPr>
          </m:sSubPr>
          <m:e>
            <w:del w:id="275" w:author="Шумилов" w:date="2018-02-21T00:46:00Z">
              <m:r>
                <w:rPr>
                  <w:rFonts w:ascii="Cambria Math" w:hAnsi="Cambria Math"/>
                </w:rPr>
                <m:t>j</m:t>
              </m:r>
            </w:del>
          </m:e>
          <m:sub>
            <w:del w:id="276" w:author="Шумилов" w:date="2018-02-21T00:46:00Z">
              <m:r>
                <w:rPr>
                  <w:rFonts w:ascii="Cambria Math" w:hAnsi="Cambria Math"/>
                </w:rPr>
                <m:t>1</m:t>
              </m:r>
            </w:del>
          </m:sub>
        </m:sSub>
        <w:ins w:id="277" w:author="Шумилов" w:date="2018-02-21T00:46:00Z">
          <m:r>
            <w:rPr>
              <w:rFonts w:ascii="Cambria Math" w:hAnsi="Cambria Math"/>
            </w:rPr>
            <m:t>1</m:t>
          </m:r>
        </w:ins>
      </m:oMath>
      <w:ins w:id="278" w:author="Шумилов" w:date="2018-02-21T01:25:00Z">
        <w:r w:rsidR="006B2778" w:rsidRPr="006B2778">
          <w:rPr>
            <w:rPrChange w:id="279" w:author="Шумилов" w:date="2018-02-21T01:26:00Z">
              <w:rPr>
                <w:lang w:val="en-US"/>
              </w:rPr>
            </w:rPrChange>
          </w:rPr>
          <w:t xml:space="preserve">, </w:t>
        </w:r>
        <w:r w:rsidR="006B2778">
          <w:t>вследствие чего</w:t>
        </w:r>
        <w:r w:rsidR="006B2778" w:rsidRPr="006B2778">
          <w:rPr>
            <w:rPrChange w:id="280" w:author="Шумилов" w:date="2018-02-21T01:26:00Z">
              <w:rPr>
                <w:lang w:val="en-US"/>
              </w:rPr>
            </w:rPrChange>
          </w:rPr>
          <w:t xml:space="preserve"> </w:t>
        </w:r>
        <w:r w:rsidR="006B2778">
          <w:t>мастер-узлом всегда будет узел</w:t>
        </w:r>
        <w:r w:rsidR="006B2778" w:rsidRPr="006B2778">
          <w:rPr>
            <w:rPrChange w:id="281" w:author="Шумилов" w:date="2018-02-21T01:26:00Z">
              <w:rPr>
                <w:lang w:val="en-US"/>
              </w:rPr>
            </w:rPrChange>
          </w:rPr>
          <w:t xml:space="preserve">, </w:t>
        </w:r>
        <w:r w:rsidR="006B2778">
          <w:t>номер которого сформируется первым</w:t>
        </w:r>
      </w:ins>
      <w:r w:rsidR="00B24173">
        <w:t xml:space="preserve">. </w:t>
      </w:r>
      <w:r w:rsidRPr="006B2811">
        <w:t xml:space="preserve"> </w:t>
      </w:r>
      <w:r>
        <w:t xml:space="preserve">Если случайно повторится уже полученный номер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>
        <w:t>, то повторно полученное число</w:t>
      </w:r>
      <w:del w:id="282" w:author="Шумилов" w:date="2018-02-21T01:09:00Z">
        <w:r w:rsidDel="00973187">
          <w:delText xml:space="preserve"> игнорируется (</w:delText>
        </w:r>
      </w:del>
      <w:r>
        <w:t>пропускается</w:t>
      </w:r>
      <w:del w:id="283" w:author="Шумилов" w:date="2018-02-21T01:09:00Z">
        <w:r w:rsidDel="00973187">
          <w:delText>)</w:delText>
        </w:r>
      </w:del>
      <w:r>
        <w:t>.</w:t>
      </w:r>
    </w:p>
    <w:p w14:paraId="0D57D2AD" w14:textId="77777777" w:rsidR="00DD24E1" w:rsidRPr="000D2718" w:rsidRDefault="00DD24E1" w:rsidP="000D2718">
      <w:pPr>
        <w:tabs>
          <w:tab w:val="left" w:pos="284"/>
          <w:tab w:val="left" w:pos="426"/>
        </w:tabs>
        <w:spacing w:after="160" w:line="259" w:lineRule="auto"/>
        <w:ind w:firstLine="0"/>
        <w:jc w:val="center"/>
        <w:rPr>
          <w:rFonts w:ascii="Calibri" w:hAnsi="Calibri"/>
          <w:b/>
          <w:sz w:val="28"/>
          <w:szCs w:val="28"/>
        </w:rPr>
      </w:pPr>
      <w:r w:rsidRPr="000D2718">
        <w:rPr>
          <w:rFonts w:ascii="Calibri" w:hAnsi="Calibri"/>
          <w:b/>
          <w:sz w:val="28"/>
          <w:szCs w:val="28"/>
        </w:rPr>
        <w:t>Выводы</w:t>
      </w:r>
    </w:p>
    <w:p w14:paraId="7D39F27D" w14:textId="7299577D" w:rsidR="00DD24E1" w:rsidRPr="00DD24E1" w:rsidRDefault="00DD24E1" w:rsidP="00DD24E1">
      <w:pPr>
        <w:jc w:val="both"/>
      </w:pPr>
      <w:r w:rsidRPr="00DD24E1">
        <w:t xml:space="preserve">Предложенный алгоритм </w:t>
      </w:r>
      <w:r w:rsidR="00C15F21" w:rsidRPr="00C15F21">
        <w:t xml:space="preserve">sdBFT </w:t>
      </w:r>
      <w:r w:rsidRPr="00DD24E1">
        <w:t>по мнению</w:t>
      </w:r>
      <w:r w:rsidR="000D2718">
        <w:t xml:space="preserve"> авторов</w:t>
      </w:r>
      <w:r w:rsidRPr="00DD24E1">
        <w:t xml:space="preserve"> должен обладать более высоким</w:t>
      </w:r>
      <w:del w:id="284" w:author="Шумилов" w:date="2018-02-21T01:10:00Z">
        <w:r w:rsidRPr="00DD24E1" w:rsidDel="00973187">
          <w:delText>и</w:delText>
        </w:r>
      </w:del>
      <w:r w:rsidRPr="00DD24E1">
        <w:t xml:space="preserve"> </w:t>
      </w:r>
      <w:ins w:id="285" w:author="Шумилов" w:date="2018-02-21T01:10:00Z">
        <w:r w:rsidR="00973187" w:rsidRPr="00DD24E1">
          <w:t xml:space="preserve">быстродействием </w:t>
        </w:r>
      </w:ins>
      <w:r w:rsidRPr="00DD24E1">
        <w:t>по сравнению с BFT алгоритмами</w:t>
      </w:r>
      <w:del w:id="286" w:author="Шумилов" w:date="2018-02-21T01:10:00Z">
        <w:r w:rsidRPr="00DD24E1" w:rsidDel="00973187">
          <w:delText xml:space="preserve"> быстродействием</w:delText>
        </w:r>
      </w:del>
      <w:r w:rsidRPr="00DD24E1">
        <w:t>. Изменен</w:t>
      </w:r>
      <w:del w:id="287" w:author="Шумилов" w:date="2018-02-21T02:19:00Z">
        <w:r w:rsidRPr="00DD24E1" w:rsidDel="00171415">
          <w:delText>ием</w:delText>
        </w:r>
      </w:del>
      <w:ins w:id="288" w:author="Шумилов" w:date="2018-02-21T02:19:00Z">
        <w:r w:rsidR="00171415">
          <w:t>яя</w:t>
        </w:r>
      </w:ins>
      <w:r w:rsidRPr="00DD24E1">
        <w:t xml:space="preserve"> мощност</w:t>
      </w:r>
      <w:ins w:id="289" w:author="Шумилов" w:date="2018-02-21T02:19:00Z">
        <w:r w:rsidR="00171415">
          <w:t>ь</w:t>
        </w:r>
      </w:ins>
      <w:del w:id="290" w:author="Шумилов" w:date="2018-02-21T02:19:00Z">
        <w:r w:rsidRPr="00DD24E1" w:rsidDel="00171415">
          <w:delText>и</w:delText>
        </w:r>
      </w:del>
      <w:r w:rsidRPr="00DD24E1">
        <w:t xml:space="preserve"> множества </w:t>
      </w:r>
      <m:oMath>
        <m:sSup>
          <m:sSupPr>
            <m:ctrlPr>
              <w:del w:id="291" w:author="Шумилов" w:date="2018-02-21T01:10:00Z">
                <w:rPr>
                  <w:rFonts w:ascii="Cambria Math" w:hAnsi="Cambria Math"/>
                </w:rPr>
              </w:del>
            </m:ctrlPr>
          </m:sSupPr>
          <m:e>
            <w:del w:id="292" w:author="Шумилов" w:date="2018-02-21T01:10:00Z">
              <m:r>
                <w:rPr>
                  <w:rFonts w:ascii="Cambria Math" w:hAnsi="Cambria Math"/>
                </w:rPr>
                <m:t>n</m:t>
              </m:r>
            </w:del>
          </m:e>
          <m:sup>
            <w:del w:id="293" w:author="Шумилов" w:date="2018-02-21T01:10:00Z"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w:del>
          </m:sup>
        </m:sSup>
        <m:sSub>
          <m:sSubPr>
            <m:ctrlPr>
              <w:ins w:id="294" w:author="Шумилов" w:date="2018-02-21T01:10:00Z">
                <w:rPr>
                  <w:rFonts w:ascii="Cambria Math" w:hAnsi="Cambria Math"/>
                  <w:i/>
                </w:rPr>
              </w:ins>
            </m:ctrlPr>
          </m:sSubPr>
          <m:e>
            <w:ins w:id="295" w:author="Шумилов" w:date="2018-02-21T01:11:00Z">
              <m:r>
                <w:rPr>
                  <w:rFonts w:ascii="Cambria Math" w:hAnsi="Cambria Math"/>
                  <w:lang w:val="en-US"/>
                </w:rPr>
                <m:t>B</m:t>
              </m:r>
            </w:ins>
          </m:e>
          <m:sub>
            <m:sSup>
              <m:sSupPr>
                <m:ctrlPr>
                  <w:ins w:id="296" w:author="Шумилов" w:date="2018-02-21T01:11:00Z">
                    <w:rPr>
                      <w:rFonts w:ascii="Cambria Math" w:hAnsi="Cambria Math"/>
                      <w:i/>
                    </w:rPr>
                  </w:ins>
                </m:ctrlPr>
              </m:sSupPr>
              <m:e>
                <w:ins w:id="297" w:author="Шумилов" w:date="2018-02-21T01:11:00Z">
                  <m:r>
                    <w:rPr>
                      <w:rFonts w:ascii="Cambria Math" w:hAnsi="Cambria Math"/>
                    </w:rPr>
                    <m:t>n</m:t>
                  </m:r>
                </w:ins>
              </m:e>
              <m:sup>
                <w:ins w:id="298" w:author="Шумилов" w:date="2018-02-21T01:11:00Z">
                  <m:r>
                    <w:rPr>
                      <w:rFonts w:ascii="Cambria Math" w:hAnsi="Cambria Math"/>
                      <w:rPrChange w:id="299" w:author="Шумилов" w:date="2018-02-21T02:20:00Z">
                        <w:rPr>
                          <w:rFonts w:ascii="Cambria Math" w:hAnsi="Cambria Math"/>
                          <w:lang w:val="en-US"/>
                        </w:rPr>
                      </w:rPrChange>
                    </w:rPr>
                    <m:t>'</m:t>
                  </m:r>
                </w:ins>
              </m:sup>
            </m:sSup>
          </m:sub>
        </m:sSub>
      </m:oMath>
      <w:r w:rsidRPr="00DD24E1">
        <w:t xml:space="preserve"> </w:t>
      </w:r>
      <w:del w:id="300" w:author="Шумилов" w:date="2018-02-21T01:21:00Z">
        <w:r w:rsidRPr="00DD24E1" w:rsidDel="003D6968">
          <w:delText xml:space="preserve">алгоритма </w:delText>
        </w:r>
      </w:del>
      <w:ins w:id="301" w:author="Шумилов" w:date="2018-02-21T02:20:00Z">
        <w:r w:rsidR="00171415" w:rsidRPr="00171415">
          <w:rPr>
            <w:rPrChange w:id="302" w:author="Шумилов" w:date="2018-02-21T02:21:00Z">
              <w:rPr>
                <w:lang w:val="en-US"/>
              </w:rPr>
            </w:rPrChange>
          </w:rPr>
          <w:t>,</w:t>
        </w:r>
        <w:r w:rsidR="00171415">
          <w:t xml:space="preserve"> </w:t>
        </w:r>
      </w:ins>
      <w:r w:rsidRPr="00DD24E1">
        <w:t xml:space="preserve">можно будет управлять </w:t>
      </w:r>
      <w:ins w:id="303" w:author="Викторович Анатолий" w:date="2018-02-18T23:44:00Z">
        <w:r w:rsidR="00633950" w:rsidRPr="00DD24E1">
          <w:t>с</w:t>
        </w:r>
        <w:r w:rsidR="00633950">
          <w:t>коростью создания</w:t>
        </w:r>
      </w:ins>
      <w:r w:rsidR="00C03E34">
        <w:t xml:space="preserve"> новых блоков</w:t>
      </w:r>
      <w:ins w:id="304" w:author="Шумилов" w:date="2018-02-21T02:21:00Z">
        <w:r w:rsidR="00171415" w:rsidRPr="00171415">
          <w:rPr>
            <w:rPrChange w:id="305" w:author="Шумилов" w:date="2018-02-21T02:21:00Z">
              <w:rPr>
                <w:lang w:val="en-US"/>
              </w:rPr>
            </w:rPrChange>
          </w:rPr>
          <w:t xml:space="preserve">, </w:t>
        </w:r>
        <w:r w:rsidR="00171415">
          <w:t>другими словами – скоростью работы алг</w:t>
        </w:r>
      </w:ins>
      <w:ins w:id="306" w:author="Шумилов" w:date="2018-02-21T02:22:00Z">
        <w:r w:rsidR="00171415">
          <w:t>оритма</w:t>
        </w:r>
      </w:ins>
      <w:r w:rsidRPr="00DD24E1">
        <w:t>.</w:t>
      </w:r>
    </w:p>
    <w:p w14:paraId="331895BB" w14:textId="2C59B1F9" w:rsidR="00DD24E1" w:rsidRPr="003D6968" w:rsidRDefault="00DD24E1" w:rsidP="00DD24E1">
      <w:pPr>
        <w:jc w:val="both"/>
      </w:pPr>
      <w:r w:rsidRPr="00DD24E1">
        <w:lastRenderedPageBreak/>
        <w:t>Потенциально большое число участников консенсуса усложняет предварительный сговор, когда группа голосующих узлов формирует новый блок</w:t>
      </w:r>
      <w:ins w:id="307" w:author="Викторович Анатолий" w:date="2018-02-18T23:44:00Z">
        <w:r w:rsidR="00633950">
          <w:t>,</w:t>
        </w:r>
      </w:ins>
      <w:r w:rsidRPr="00DD24E1">
        <w:t xml:space="preserve"> управляя составом блока по</w:t>
      </w:r>
      <w:ins w:id="308" w:author="Шумилов" w:date="2018-02-21T01:11:00Z">
        <w:r w:rsidR="00973187" w:rsidRPr="00973187">
          <w:rPr>
            <w:rPrChange w:id="309" w:author="Шумилов" w:date="2018-02-21T01:11:00Z">
              <w:rPr>
                <w:lang w:val="en-US"/>
              </w:rPr>
            </w:rPrChange>
          </w:rPr>
          <w:t xml:space="preserve"> </w:t>
        </w:r>
      </w:ins>
      <w:del w:id="310" w:author="Шумилов" w:date="2018-02-21T01:11:00Z">
        <w:r w:rsidRPr="00DD24E1" w:rsidDel="00973187">
          <w:delText>-</w:delText>
        </w:r>
      </w:del>
      <w:r w:rsidRPr="00DD24E1">
        <w:t>своему усмотрению, так как при следующем</w:t>
      </w:r>
      <w:ins w:id="311" w:author="Шумилов" w:date="2018-02-21T01:30:00Z">
        <w:r w:rsidR="000F6AAB">
          <w:t xml:space="preserve"> установлении</w:t>
        </w:r>
      </w:ins>
      <w:r w:rsidRPr="00DD24E1">
        <w:t xml:space="preserve"> консенсус</w:t>
      </w:r>
      <w:del w:id="312" w:author="Шумилов" w:date="2018-02-21T01:30:00Z">
        <w:r w:rsidRPr="00DD24E1" w:rsidDel="000F6AAB">
          <w:delText>е</w:delText>
        </w:r>
      </w:del>
      <w:ins w:id="313" w:author="Шумилов" w:date="2018-02-21T01:30:00Z">
        <w:r w:rsidR="000F6AAB">
          <w:t>а</w:t>
        </w:r>
      </w:ins>
      <w:r w:rsidRPr="00DD24E1">
        <w:t xml:space="preserve"> </w:t>
      </w:r>
      <w:del w:id="314" w:author="Шумилов" w:date="2018-02-21T01:22:00Z">
        <w:r w:rsidRPr="00DD24E1" w:rsidDel="003D6968">
          <w:delText xml:space="preserve">в качестве голосующих узлов </w:delText>
        </w:r>
      </w:del>
      <w:r w:rsidRPr="00DD24E1">
        <w:t>будет выбрано другое множество</w:t>
      </w:r>
      <w:del w:id="315" w:author="Шумилов" w:date="2018-02-21T01:12:00Z">
        <w:r w:rsidRPr="00DD24E1" w:rsidDel="00973187">
          <w:delText xml:space="preserve"> </w:delText>
        </w: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</m:oMath>
      </w:del>
      <m:oMath>
        <m:sSub>
          <m:sSubPr>
            <m:ctrlPr>
              <w:ins w:id="316" w:author="Шумилов" w:date="2018-02-21T01:12:00Z">
                <w:rPr>
                  <w:rFonts w:ascii="Cambria Math" w:hAnsi="Cambria Math"/>
                  <w:i/>
                </w:rPr>
              </w:ins>
            </m:ctrlPr>
          </m:sSubPr>
          <m:e>
            <w:ins w:id="317" w:author="Шумилов" w:date="2018-02-21T01:13:00Z">
              <m:r>
                <w:rPr>
                  <w:rFonts w:ascii="Cambria Math" w:hAnsi="Cambria Math"/>
                </w:rPr>
                <m:t>B</m:t>
              </m:r>
            </w:ins>
          </m:e>
          <m:sub>
            <m:sSup>
              <m:sSupPr>
                <m:ctrlPr>
                  <w:ins w:id="318" w:author="Шумилов" w:date="2018-02-21T01:13:00Z">
                    <w:rPr>
                      <w:rFonts w:ascii="Cambria Math" w:hAnsi="Cambria Math"/>
                      <w:i/>
                    </w:rPr>
                  </w:ins>
                </m:ctrlPr>
              </m:sSupPr>
              <m:e>
                <w:ins w:id="319" w:author="Шумилов" w:date="2018-02-21T01:13:00Z">
                  <m:r>
                    <w:rPr>
                      <w:rFonts w:ascii="Cambria Math" w:hAnsi="Cambria Math"/>
                    </w:rPr>
                    <m:t>n</m:t>
                  </m:r>
                </w:ins>
              </m:e>
              <m:sup>
                <w:ins w:id="320" w:author="Шумилов" w:date="2018-02-21T01:13:00Z">
                  <m:r>
                    <w:rPr>
                      <w:rFonts w:ascii="Cambria Math" w:hAnsi="Cambria Math"/>
                    </w:rPr>
                    <m:t>'</m:t>
                  </m:r>
                </w:ins>
                <w:ins w:id="321" w:author="Шумилов" w:date="2018-02-21T01:23:00Z">
                  <m:r>
                    <w:rPr>
                      <w:rFonts w:ascii="Cambria Math" w:hAnsi="Cambria Math"/>
                    </w:rPr>
                    <m:t xml:space="preserve">  </m:t>
                  </m:r>
                </w:ins>
              </m:sup>
            </m:sSup>
          </m:sub>
        </m:sSub>
        <w:del w:id="322" w:author="Шумилов" w:date="2018-02-21T01:23:00Z">
          <m:r>
            <m:rPr>
              <m:sty m:val="p"/>
            </m:rPr>
            <w:rPr>
              <w:rFonts w:ascii="Cambria Math" w:hAnsi="Cambria Math"/>
            </w:rPr>
            <m:t>.</m:t>
          </m:r>
        </w:del>
        <w:ins w:id="323" w:author="Шумилов" w:date="2018-02-21T01:23:00Z"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голосующих узлов</m:t>
          </m:r>
        </w:ins>
      </m:oMath>
      <w:ins w:id="324" w:author="Шумилов" w:date="2018-02-21T01:24:00Z">
        <w:r w:rsidR="003D6968" w:rsidRPr="003D6968">
          <w:rPr>
            <w:rPrChange w:id="325" w:author="Шумилов" w:date="2018-02-21T01:24:00Z">
              <w:rPr>
                <w:lang w:val="en-US"/>
              </w:rPr>
            </w:rPrChange>
          </w:rPr>
          <w:t>.</w:t>
        </w:r>
      </w:ins>
    </w:p>
    <w:p w14:paraId="5134E533" w14:textId="3655C12C" w:rsidR="00DD24E1" w:rsidRPr="00DD24E1" w:rsidRDefault="00DD24E1" w:rsidP="00DD24E1">
      <w:pPr>
        <w:jc w:val="both"/>
      </w:pPr>
      <w:r w:rsidRPr="00DD24E1">
        <w:t xml:space="preserve">Псевдослучайный выбор множества голосующих узлов </w:t>
      </w:r>
      <m:oMath>
        <m:sSup>
          <m:sSupPr>
            <m:ctrlPr>
              <w:del w:id="326" w:author="Шумилов" w:date="2018-02-21T01:13:00Z">
                <w:rPr>
                  <w:rFonts w:ascii="Cambria Math" w:hAnsi="Cambria Math"/>
                </w:rPr>
              </w:del>
            </m:ctrlPr>
          </m:sSupPr>
          <m:e>
            <w:del w:id="327" w:author="Шумилов" w:date="2018-02-21T01:13:00Z">
              <m:r>
                <w:rPr>
                  <w:rFonts w:ascii="Cambria Math" w:hAnsi="Cambria Math"/>
                </w:rPr>
                <m:t>n</m:t>
              </m:r>
            </w:del>
          </m:e>
          <m:sup>
            <w:del w:id="328" w:author="Шумилов" w:date="2018-02-21T01:13:00Z"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w:del>
          </m:sup>
        </m:sSup>
        <m:sSub>
          <m:sSubPr>
            <m:ctrlPr>
              <w:ins w:id="329" w:author="Шумилов" w:date="2018-02-21T01:13:00Z">
                <w:rPr>
                  <w:rFonts w:ascii="Cambria Math" w:hAnsi="Cambria Math"/>
                  <w:i/>
                </w:rPr>
              </w:ins>
            </m:ctrlPr>
          </m:sSubPr>
          <m:e>
            <w:ins w:id="330" w:author="Шумилов" w:date="2018-02-21T01:13:00Z">
              <m:r>
                <w:rPr>
                  <w:rFonts w:ascii="Cambria Math" w:hAnsi="Cambria Math"/>
                </w:rPr>
                <m:t>B</m:t>
              </m:r>
            </w:ins>
          </m:e>
          <m:sub>
            <m:sSup>
              <m:sSupPr>
                <m:ctrlPr>
                  <w:ins w:id="331" w:author="Шумилов" w:date="2018-02-21T01:13:00Z">
                    <w:rPr>
                      <w:rFonts w:ascii="Cambria Math" w:hAnsi="Cambria Math"/>
                      <w:i/>
                    </w:rPr>
                  </w:ins>
                </m:ctrlPr>
              </m:sSupPr>
              <m:e>
                <w:ins w:id="332" w:author="Шумилов" w:date="2018-02-21T01:13:00Z">
                  <m:r>
                    <w:rPr>
                      <w:rFonts w:ascii="Cambria Math" w:hAnsi="Cambria Math"/>
                    </w:rPr>
                    <m:t>n</m:t>
                  </m:r>
                </w:ins>
              </m:e>
              <m:sup>
                <w:ins w:id="333" w:author="Шумилов" w:date="2018-02-21T01:14:00Z">
                  <m:r>
                    <w:rPr>
                      <w:rFonts w:ascii="Cambria Math" w:hAnsi="Cambria Math"/>
                    </w:rPr>
                    <m:t>'</m:t>
                  </m:r>
                </w:ins>
              </m:sup>
            </m:sSup>
          </m:sub>
        </m:sSub>
      </m:oMath>
      <w:r w:rsidRPr="00DD24E1">
        <w:t xml:space="preserve"> по мнению</w:t>
      </w:r>
      <w:r w:rsidR="00F068CB">
        <w:t xml:space="preserve"> авторов</w:t>
      </w:r>
      <w:r w:rsidRPr="00DD24E1">
        <w:t xml:space="preserve"> не позволит оказать существенного влияния на выбор узлов при следующем голосовании. </w:t>
      </w:r>
    </w:p>
    <w:p w14:paraId="7549AD31" w14:textId="0A251F98" w:rsidR="00DD24E1" w:rsidRPr="00DD24E1" w:rsidRDefault="00DD24E1" w:rsidP="00DD24E1">
      <w:pPr>
        <w:jc w:val="both"/>
      </w:pPr>
      <w:r w:rsidRPr="00DD24E1">
        <w:t xml:space="preserve">В дальнейшем авторы </w:t>
      </w:r>
      <w:del w:id="334" w:author="Шумилов" w:date="2018-02-21T01:14:00Z">
        <w:r w:rsidRPr="00DD24E1" w:rsidDel="00AB3EE4">
          <w:delText>обязуются провести</w:delText>
        </w:r>
      </w:del>
      <w:ins w:id="335" w:author="Шумилов" w:date="2018-02-21T01:17:00Z">
        <w:r w:rsidR="00AB3EE4">
          <w:t>предполагают</w:t>
        </w:r>
      </w:ins>
      <w:ins w:id="336" w:author="Шумилов" w:date="2018-02-21T01:18:00Z">
        <w:r w:rsidR="00FD4DF4">
          <w:t xml:space="preserve"> </w:t>
        </w:r>
      </w:ins>
      <w:del w:id="337" w:author="Шумилов" w:date="2018-02-21T01:14:00Z">
        <w:r w:rsidRPr="00DD24E1" w:rsidDel="00AB3EE4">
          <w:delText xml:space="preserve"> </w:delText>
        </w:r>
      </w:del>
      <w:ins w:id="338" w:author="Шумилов" w:date="2018-02-21T01:17:00Z">
        <w:r w:rsidR="00AB3EE4">
          <w:t>п</w:t>
        </w:r>
      </w:ins>
      <w:ins w:id="339" w:author="Шумилов" w:date="2018-02-21T01:14:00Z">
        <w:r w:rsidR="00AB3EE4">
          <w:t>олучит</w:t>
        </w:r>
      </w:ins>
      <w:ins w:id="340" w:author="Шумилов" w:date="2018-02-21T01:17:00Z">
        <w:r w:rsidR="00AB3EE4">
          <w:t>ь</w:t>
        </w:r>
      </w:ins>
      <w:ins w:id="341" w:author="Шумилов" w:date="2018-02-21T01:14:00Z">
        <w:r w:rsidR="00AB3EE4">
          <w:t xml:space="preserve"> </w:t>
        </w:r>
      </w:ins>
      <w:r w:rsidRPr="00DD24E1">
        <w:t>экспериментальное подтверждени</w:t>
      </w:r>
      <w:ins w:id="342" w:author="Викторович Анатолий" w:date="2018-02-18T23:45:00Z">
        <w:r w:rsidR="00633950">
          <w:t>е</w:t>
        </w:r>
      </w:ins>
      <w:del w:id="343" w:author="Викторович Анатолий" w:date="2018-02-18T23:45:00Z">
        <w:r w:rsidRPr="00DD24E1" w:rsidDel="00633950">
          <w:delText>я</w:delText>
        </w:r>
      </w:del>
      <w:r w:rsidRPr="00DD24E1">
        <w:t xml:space="preserve"> </w:t>
      </w:r>
      <w:del w:id="344" w:author="Шумилов" w:date="2018-02-21T01:15:00Z">
        <w:r w:rsidRPr="00DD24E1" w:rsidDel="00AB3EE4">
          <w:delText>идей</w:delText>
        </w:r>
      </w:del>
      <w:ins w:id="345" w:author="Шумилов" w:date="2018-02-21T01:15:00Z">
        <w:r w:rsidR="00AB3EE4">
          <w:t>теоретических положений</w:t>
        </w:r>
      </w:ins>
      <w:r w:rsidRPr="00DD24E1">
        <w:t xml:space="preserve">, изложенных в </w:t>
      </w:r>
      <w:ins w:id="346" w:author="Шумилов" w:date="2018-02-21T01:15:00Z">
        <w:r w:rsidR="00AB3EE4">
          <w:t xml:space="preserve">этой </w:t>
        </w:r>
      </w:ins>
      <w:r w:rsidRPr="00DD24E1">
        <w:t xml:space="preserve">статье, </w:t>
      </w:r>
      <w:del w:id="347" w:author="Шумилов" w:date="2018-02-21T01:15:00Z">
        <w:r w:rsidRPr="00DD24E1" w:rsidDel="00AB3EE4">
          <w:delText xml:space="preserve">измерить </w:delText>
        </w:r>
      </w:del>
      <w:ins w:id="348" w:author="Шумилов" w:date="2018-02-21T01:15:00Z">
        <w:r w:rsidR="00AB3EE4">
          <w:t>оценит</w:t>
        </w:r>
      </w:ins>
      <w:ins w:id="349" w:author="Шумилов" w:date="2018-02-21T01:18:00Z">
        <w:r w:rsidR="00AB3EE4">
          <w:t>ь</w:t>
        </w:r>
      </w:ins>
      <w:ins w:id="350" w:author="Шумилов" w:date="2018-02-21T01:15:00Z">
        <w:r w:rsidR="00AB3EE4">
          <w:t xml:space="preserve"> </w:t>
        </w:r>
      </w:ins>
      <w:del w:id="351" w:author="Шумилов" w:date="2018-02-21T01:15:00Z">
        <w:r w:rsidRPr="00DD24E1" w:rsidDel="00AB3EE4">
          <w:delText xml:space="preserve">практическую </w:delText>
        </w:r>
      </w:del>
      <w:r w:rsidRPr="00DD24E1">
        <w:t>скорость работы алгоритма</w:t>
      </w:r>
      <w:ins w:id="352" w:author="Шумилов" w:date="2018-02-21T02:18:00Z">
        <w:r w:rsidR="00171415">
          <w:t xml:space="preserve"> </w:t>
        </w:r>
        <w:r w:rsidR="00171415">
          <w:rPr>
            <w:lang w:val="en-US"/>
          </w:rPr>
          <w:t>sdBFT</w:t>
        </w:r>
      </w:ins>
      <w:r w:rsidRPr="00DD24E1">
        <w:t xml:space="preserve">, </w:t>
      </w:r>
      <w:ins w:id="353" w:author="Шумилов" w:date="2018-02-21T01:18:00Z">
        <w:r w:rsidR="00AB3EE4">
          <w:t>исследовать</w:t>
        </w:r>
      </w:ins>
      <w:del w:id="354" w:author="Шумилов" w:date="2018-02-21T01:18:00Z">
        <w:r w:rsidRPr="00DD24E1" w:rsidDel="00AB3EE4">
          <w:delText>изуч</w:delText>
        </w:r>
      </w:del>
      <w:del w:id="355" w:author="Шумилов" w:date="2018-02-21T01:16:00Z">
        <w:r w:rsidRPr="00DD24E1" w:rsidDel="00AB3EE4">
          <w:delText>ить</w:delText>
        </w:r>
      </w:del>
      <w:ins w:id="356" w:author="Шумилов" w:date="2018-02-21T01:16:00Z">
        <w:r w:rsidR="00AB3EE4">
          <w:t xml:space="preserve"> возможные</w:t>
        </w:r>
      </w:ins>
      <w:r w:rsidRPr="00DD24E1">
        <w:t xml:space="preserve"> </w:t>
      </w:r>
      <w:del w:id="357" w:author="Шумилов" w:date="2018-02-21T01:16:00Z">
        <w:r w:rsidRPr="00DD24E1" w:rsidDel="00AB3EE4">
          <w:delText xml:space="preserve">проблему </w:delText>
        </w:r>
      </w:del>
      <w:r w:rsidRPr="00DD24E1">
        <w:t>блокиров</w:t>
      </w:r>
      <w:del w:id="358" w:author="Шумилов" w:date="2018-02-21T01:16:00Z">
        <w:r w:rsidRPr="00DD24E1" w:rsidDel="00AB3EE4">
          <w:delText>о</w:delText>
        </w:r>
      </w:del>
      <w:r w:rsidRPr="00DD24E1">
        <w:t>к</w:t>
      </w:r>
      <w:ins w:id="359" w:author="Шумилов" w:date="2018-02-21T01:16:00Z">
        <w:r w:rsidR="00AB3EE4">
          <w:t>и</w:t>
        </w:r>
      </w:ins>
      <w:r w:rsidRPr="00DD24E1">
        <w:t xml:space="preserve"> </w:t>
      </w:r>
      <w:del w:id="360" w:author="Шумилов" w:date="2018-02-21T01:16:00Z">
        <w:r w:rsidRPr="00DD24E1" w:rsidDel="00AB3EE4">
          <w:delText>консенсуса</w:delText>
        </w:r>
      </w:del>
      <w:ins w:id="361" w:author="Шумилов" w:date="2018-02-21T01:16:00Z">
        <w:r w:rsidR="00AB3EE4">
          <w:t>сети блокчейн</w:t>
        </w:r>
      </w:ins>
      <w:r w:rsidRPr="00DD24E1">
        <w:t xml:space="preserve">. </w:t>
      </w:r>
    </w:p>
    <w:p w14:paraId="26861E93" w14:textId="77777777" w:rsidR="00DD24E1" w:rsidRDefault="00DD24E1" w:rsidP="00DD24E1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br w:type="page"/>
      </w:r>
    </w:p>
    <w:p w14:paraId="024FA4EE" w14:textId="77777777" w:rsidR="00DD24E1" w:rsidRPr="00394DCE" w:rsidRDefault="00DD24E1" w:rsidP="009D5349">
      <w:pPr>
        <w:tabs>
          <w:tab w:val="left" w:pos="284"/>
          <w:tab w:val="left" w:pos="426"/>
        </w:tabs>
        <w:spacing w:after="160" w:line="259" w:lineRule="auto"/>
        <w:ind w:firstLine="0"/>
        <w:jc w:val="center"/>
        <w:rPr>
          <w:rFonts w:ascii="Calibri" w:hAnsi="Calibri"/>
          <w:sz w:val="28"/>
          <w:szCs w:val="28"/>
        </w:rPr>
      </w:pPr>
      <w:r w:rsidRPr="009D5349">
        <w:rPr>
          <w:rFonts w:ascii="Calibri" w:hAnsi="Calibri"/>
          <w:b/>
          <w:sz w:val="28"/>
          <w:szCs w:val="28"/>
        </w:rPr>
        <w:lastRenderedPageBreak/>
        <w:t>Литература</w:t>
      </w:r>
    </w:p>
    <w:p w14:paraId="4476E26D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lang w:val="en-US"/>
        </w:rPr>
      </w:pPr>
      <w:r w:rsidRPr="00ED1664">
        <w:rPr>
          <w:lang w:val="en-US"/>
        </w:rPr>
        <w:t>Lamport, L.; Shostak, R.; Pease, M. (1982). «The Byzantine Generals Problem». ACM Transactions on Programming Languages and Systems. 4 (3): 382–401.</w:t>
      </w:r>
    </w:p>
    <w:p w14:paraId="1FD950A2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lang w:val="en-US"/>
        </w:rPr>
      </w:pPr>
      <w:r w:rsidRPr="00ED1664">
        <w:rPr>
          <w:lang w:val="en-US"/>
        </w:rPr>
        <w:t>Marko Vukoli ́c; (2015) «The Quest for Scalable Blockchain Fabric: Proof-of-Work vs. BFT Replication» IBM Research – Zurich</w:t>
      </w:r>
    </w:p>
    <w:p w14:paraId="6EF729F2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lang w:val="en-US"/>
        </w:rPr>
      </w:pPr>
      <w:r w:rsidRPr="00ED1664">
        <w:rPr>
          <w:lang w:val="en-US"/>
        </w:rPr>
        <w:t xml:space="preserve">Leslie Lamport (2011) «Byzantizing Paxos by Refinement»Distributed Computing: 25th International Symposium: DISC </w:t>
      </w:r>
    </w:p>
    <w:p w14:paraId="1B11139D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lang w:val="en-US"/>
        </w:rPr>
      </w:pPr>
      <w:r w:rsidRPr="00ED1664">
        <w:rPr>
          <w:lang w:val="en-US"/>
        </w:rPr>
        <w:t xml:space="preserve">Miguel Castro, Barbara Liskov (1999) «Practical Byzantine Fault Tolerance». Appears in the Proceedings of the Third Symposium on Operating Systems Design and Implementation, New Orleans </w:t>
      </w:r>
    </w:p>
    <w:p w14:paraId="792A3AAF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lang w:val="en-US"/>
        </w:rPr>
      </w:pPr>
      <w:r w:rsidRPr="00ED1664">
        <w:rPr>
          <w:lang w:val="en-US"/>
        </w:rPr>
        <w:t xml:space="preserve">Andrew Miller, Yu Xia, Kyle Croman, Elaine Shi, Dawn Song (2016) «The Honey Badger of BFT Protocols» </w:t>
      </w:r>
      <w:r w:rsidR="00F772A9">
        <w:fldChar w:fldCharType="begin"/>
      </w:r>
      <w:r w:rsidR="00F772A9" w:rsidRPr="005867B8">
        <w:rPr>
          <w:lang w:val="en-US"/>
          <w:rPrChange w:id="362" w:author="Шумилов" w:date="2018-02-20T00:36:00Z">
            <w:rPr/>
          </w:rPrChange>
        </w:rPr>
        <w:instrText xml:space="preserve"> HYPERLINK "https://eprint.iacr.org/2016/199.pdf" </w:instrText>
      </w:r>
      <w:r w:rsidR="00F772A9">
        <w:fldChar w:fldCharType="separate"/>
      </w:r>
      <w:r w:rsidRPr="00ED1664">
        <w:rPr>
          <w:rStyle w:val="a8"/>
          <w:lang w:val="en-US"/>
        </w:rPr>
        <w:t>https://eprint.iacr.org/2016/199.pdf</w:t>
      </w:r>
      <w:r w:rsidR="00F772A9">
        <w:rPr>
          <w:rStyle w:val="a8"/>
          <w:lang w:val="en-US"/>
        </w:rPr>
        <w:fldChar w:fldCharType="end"/>
      </w:r>
    </w:p>
    <w:p w14:paraId="641A44CE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lang w:val="en-US"/>
        </w:rPr>
      </w:pPr>
      <w:r w:rsidRPr="00ED1664">
        <w:rPr>
          <w:lang w:val="en-US"/>
        </w:rPr>
        <w:t xml:space="preserve">Federal Information Processing Standards Publication SHA-3. Standard: Permutation-Based Hash and Extendable-Output Functions // National Institute of Standarts and Technologies  </w:t>
      </w:r>
      <w:r w:rsidR="00F772A9">
        <w:fldChar w:fldCharType="begin"/>
      </w:r>
      <w:r w:rsidR="00F772A9" w:rsidRPr="005867B8">
        <w:rPr>
          <w:lang w:val="en-US"/>
          <w:rPrChange w:id="363" w:author="Шумилов" w:date="2018-02-20T00:36:00Z">
            <w:rPr/>
          </w:rPrChange>
        </w:rPr>
        <w:instrText xml:space="preserve"> HYPERLINK "http://nvlpubs.nist.gov/nistpubs/FIPS/NIST.FIPS.202.pdf" </w:instrText>
      </w:r>
      <w:r w:rsidR="00F772A9">
        <w:fldChar w:fldCharType="separate"/>
      </w:r>
      <w:r w:rsidRPr="00ED1664">
        <w:rPr>
          <w:rStyle w:val="a8"/>
          <w:lang w:val="en-US"/>
        </w:rPr>
        <w:t>http://nvlpubs.nist.gov/nistpubs/FIPS/NIST.FIPS.202.pdf</w:t>
      </w:r>
      <w:r w:rsidR="00F772A9">
        <w:rPr>
          <w:rStyle w:val="a8"/>
          <w:lang w:val="en-US"/>
        </w:rPr>
        <w:fldChar w:fldCharType="end"/>
      </w:r>
    </w:p>
    <w:p w14:paraId="5ECE8F24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rStyle w:val="a8"/>
          <w:lang w:val="en-US"/>
        </w:rPr>
      </w:pPr>
      <w:r w:rsidRPr="00ED1664">
        <w:rPr>
          <w:lang w:val="en-US"/>
        </w:rPr>
        <w:t xml:space="preserve">Internet Research Task Force (IRTF). Request for Comments 8032. </w:t>
      </w:r>
      <w:r w:rsidR="00F772A9">
        <w:fldChar w:fldCharType="begin"/>
      </w:r>
      <w:r w:rsidR="00F772A9" w:rsidRPr="005867B8">
        <w:rPr>
          <w:lang w:val="en-US"/>
          <w:rPrChange w:id="364" w:author="Шумилов" w:date="2018-02-20T00:36:00Z">
            <w:rPr/>
          </w:rPrChange>
        </w:rPr>
        <w:instrText xml:space="preserve"> HYPERLINK "https://www.rfc-editor.org/rfc/rfc8032.txt" </w:instrText>
      </w:r>
      <w:r w:rsidR="00F772A9">
        <w:fldChar w:fldCharType="separate"/>
      </w:r>
      <w:r w:rsidRPr="00ED1664">
        <w:rPr>
          <w:rStyle w:val="a8"/>
          <w:lang w:val="en-US"/>
        </w:rPr>
        <w:t>https://www.rfc-editor.org/rfc/rfc8032.txt</w:t>
      </w:r>
      <w:r w:rsidR="00F772A9">
        <w:rPr>
          <w:rStyle w:val="a8"/>
          <w:lang w:val="en-US"/>
        </w:rPr>
        <w:fldChar w:fldCharType="end"/>
      </w:r>
    </w:p>
    <w:p w14:paraId="35563F08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ind w:left="0" w:firstLine="708"/>
        <w:jc w:val="both"/>
        <w:rPr>
          <w:rStyle w:val="a8"/>
          <w:lang w:val="en-US"/>
        </w:rPr>
      </w:pPr>
      <w:r w:rsidRPr="00ED1664">
        <w:rPr>
          <w:lang w:val="en-US"/>
        </w:rPr>
        <w:t xml:space="preserve">Transactions Speeds: How Do Cryptocurrencies Stack Up To Visa or PayPal?  </w:t>
      </w:r>
      <w:r w:rsidR="00F772A9">
        <w:fldChar w:fldCharType="begin"/>
      </w:r>
      <w:r w:rsidR="00F772A9" w:rsidRPr="005867B8">
        <w:rPr>
          <w:lang w:val="en-US"/>
          <w:rPrChange w:id="365" w:author="Шумилов" w:date="2018-02-20T00:36:00Z">
            <w:rPr/>
          </w:rPrChange>
        </w:rPr>
        <w:instrText xml:space="preserve"> HYPERLINK "https://howmuch.net/articles/crypto-transaction-speeds-compared" </w:instrText>
      </w:r>
      <w:r w:rsidR="00F772A9">
        <w:fldChar w:fldCharType="separate"/>
      </w:r>
      <w:r w:rsidRPr="00ED1664">
        <w:rPr>
          <w:rStyle w:val="a8"/>
          <w:lang w:val="en-US"/>
        </w:rPr>
        <w:t>https://howmuch.net/articles/crypto-transaction-speeds-compared</w:t>
      </w:r>
      <w:r w:rsidR="00F772A9">
        <w:rPr>
          <w:rStyle w:val="a8"/>
          <w:lang w:val="en-US"/>
        </w:rPr>
        <w:fldChar w:fldCharType="end"/>
      </w:r>
    </w:p>
    <w:p w14:paraId="48BCDF69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jc w:val="both"/>
        <w:rPr>
          <w:lang w:val="en-US"/>
        </w:rPr>
      </w:pPr>
      <w:r w:rsidRPr="00ED1664">
        <w:rPr>
          <w:lang w:val="en-US"/>
        </w:rPr>
        <w:t xml:space="preserve">The Honey Badger of BFT Protocols </w:t>
      </w:r>
      <w:r w:rsidR="00F772A9">
        <w:fldChar w:fldCharType="begin"/>
      </w:r>
      <w:r w:rsidR="00F772A9" w:rsidRPr="005867B8">
        <w:rPr>
          <w:lang w:val="en-US"/>
          <w:rPrChange w:id="366" w:author="Шумилов" w:date="2018-02-20T00:36:00Z">
            <w:rPr/>
          </w:rPrChange>
        </w:rPr>
        <w:instrText xml:space="preserve"> HYPERLINK "https://eprint.iacr.org/2016/199.pdf" </w:instrText>
      </w:r>
      <w:r w:rsidR="00F772A9">
        <w:fldChar w:fldCharType="separate"/>
      </w:r>
      <w:r w:rsidRPr="00ED1664">
        <w:rPr>
          <w:rStyle w:val="a8"/>
          <w:lang w:val="en-US"/>
        </w:rPr>
        <w:t>https://eprint.iacr.org/2016/199.pdf</w:t>
      </w:r>
      <w:r w:rsidR="00F772A9">
        <w:rPr>
          <w:rStyle w:val="a8"/>
          <w:lang w:val="en-US"/>
        </w:rPr>
        <w:fldChar w:fldCharType="end"/>
      </w:r>
      <w:r w:rsidRPr="00ED1664">
        <w:rPr>
          <w:lang w:val="en-US"/>
        </w:rPr>
        <w:t xml:space="preserve"> </w:t>
      </w:r>
    </w:p>
    <w:p w14:paraId="10D3A041" w14:textId="77777777" w:rsidR="00DD24E1" w:rsidRPr="00ED1664" w:rsidRDefault="00DD24E1" w:rsidP="00DD24E1">
      <w:pPr>
        <w:pStyle w:val="a7"/>
        <w:numPr>
          <w:ilvl w:val="0"/>
          <w:numId w:val="3"/>
        </w:numPr>
        <w:tabs>
          <w:tab w:val="left" w:pos="993"/>
        </w:tabs>
        <w:spacing w:after="160" w:line="259" w:lineRule="auto"/>
        <w:jc w:val="both"/>
        <w:rPr>
          <w:lang w:val="en-US"/>
        </w:rPr>
      </w:pPr>
      <w:r w:rsidRPr="00ED1664">
        <w:rPr>
          <w:lang w:val="en-US"/>
        </w:rPr>
        <w:t xml:space="preserve">Proof of Stake versus Proof of Work </w:t>
      </w:r>
      <w:r w:rsidRPr="00ED1664">
        <w:rPr>
          <w:rStyle w:val="a8"/>
          <w:lang w:val="en-US"/>
        </w:rPr>
        <w:t>http://bitfury.com/content/5-white-papers-research/pos-vs-pow-1.0.2.pdf</w:t>
      </w:r>
    </w:p>
    <w:p w14:paraId="21B7A0AD" w14:textId="77777777" w:rsidR="00DD24E1" w:rsidRPr="007353AA" w:rsidRDefault="00DD24E1" w:rsidP="00DD24E1">
      <w:pPr>
        <w:jc w:val="center"/>
        <w:rPr>
          <w:rFonts w:ascii="Calibri" w:hAnsi="Calibri"/>
          <w:lang w:val="en-US"/>
        </w:rPr>
      </w:pPr>
    </w:p>
    <w:p w14:paraId="1C9BD621" w14:textId="77777777" w:rsidR="006B2811" w:rsidRPr="00DD24E1" w:rsidRDefault="006B2811" w:rsidP="006B2811">
      <w:pPr>
        <w:rPr>
          <w:lang w:val="en-US"/>
        </w:rPr>
      </w:pPr>
    </w:p>
    <w:sectPr w:rsidR="006B2811" w:rsidRPr="00DD24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2" w:author="Шумилов" w:date="2018-02-20T22:11:00Z" w:initials="Ю.Ю.">
    <w:p w14:paraId="74D40B91" w14:textId="18A7EE36" w:rsidR="00AB3EE4" w:rsidRDefault="00AB3EE4">
      <w:pPr>
        <w:pStyle w:val="ae"/>
      </w:pPr>
      <w:r>
        <w:rPr>
          <w:rStyle w:val="ad"/>
        </w:rPr>
        <w:annotationRef/>
      </w:r>
      <w:r>
        <w:t>согласовать название с текстом статьи</w:t>
      </w:r>
    </w:p>
  </w:comment>
  <w:comment w:id="9" w:author="Шумилов" w:date="2018-02-20T21:55:00Z" w:initials="Ю.Ю.">
    <w:p w14:paraId="6009D36B" w14:textId="77777777" w:rsidR="00AB3EE4" w:rsidRPr="001B3335" w:rsidRDefault="00AB3EE4">
      <w:pPr>
        <w:pStyle w:val="ae"/>
        <w:rPr>
          <w:lang w:val="en-US"/>
        </w:rPr>
      </w:pPr>
      <w:r>
        <w:rPr>
          <w:rStyle w:val="ad"/>
        </w:rPr>
        <w:annotationRef/>
      </w:r>
      <w:r>
        <w:t>ссылка</w:t>
      </w:r>
      <w:r w:rsidRPr="00973187">
        <w:t xml:space="preserve"> </w:t>
      </w:r>
      <w:r>
        <w:t>на</w:t>
      </w:r>
      <w:r w:rsidRPr="00973187">
        <w:t xml:space="preserve"> </w:t>
      </w:r>
      <w:r>
        <w:t>статью</w:t>
      </w:r>
      <w:r w:rsidRPr="00973187">
        <w:t xml:space="preserve"> </w:t>
      </w:r>
      <w:r>
        <w:t>Накамото</w:t>
      </w:r>
      <w:r w:rsidRPr="001A297F">
        <w:rPr>
          <w:lang w:val="en-US"/>
        </w:rPr>
        <w:t xml:space="preserve"> </w:t>
      </w:r>
      <w:r w:rsidRPr="001A297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</w:t>
      </w:r>
      <w:hyperlink r:id="rId1" w:history="1">
        <w:r w:rsidRPr="001A297F">
          <w:rPr>
            <w:rStyle w:val="a8"/>
            <w:rFonts w:ascii="Arial" w:hAnsi="Arial" w:cs="Arial"/>
            <w:color w:val="663366"/>
            <w:sz w:val="19"/>
            <w:szCs w:val="19"/>
            <w:shd w:val="clear" w:color="auto" w:fill="FFFFFF"/>
            <w:lang w:val="en-US"/>
          </w:rPr>
          <w:t>Bitcoin: A Peer-to-Peer Electronic Cash System</w:t>
        </w:r>
      </w:hyperlink>
      <w:r w:rsidRPr="001A297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(24 May 2009). 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или</w:t>
      </w:r>
      <w:r w:rsidRPr="001B333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 </w:t>
      </w:r>
      <w:hyperlink r:id="rId2" w:history="1">
        <w:r w:rsidRPr="001B3335">
          <w:rPr>
            <w:rStyle w:val="a8"/>
            <w:rFonts w:ascii="Arial" w:hAnsi="Arial" w:cs="Arial"/>
            <w:color w:val="663366"/>
            <w:sz w:val="19"/>
            <w:szCs w:val="19"/>
            <w:lang w:val="en-US"/>
          </w:rPr>
          <w:t>Bitcoin P2P e-cash paper</w:t>
        </w:r>
      </w:hyperlink>
      <w:r w:rsidRPr="001B333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(31 October 2010).</w:t>
      </w:r>
    </w:p>
  </w:comment>
  <w:comment w:id="34" w:author="Шумилов" w:date="2018-02-20T21:59:00Z" w:initials="Ю.Ю.">
    <w:p w14:paraId="74008CB4" w14:textId="77777777" w:rsidR="00AB3EE4" w:rsidRPr="001B3335" w:rsidRDefault="00AB3EE4">
      <w:pPr>
        <w:pStyle w:val="ae"/>
      </w:pPr>
      <w:r>
        <w:rPr>
          <w:rStyle w:val="ad"/>
        </w:rPr>
        <w:annotationRef/>
      </w:r>
      <w:r>
        <w:t>номера ссылок должны быть упорядочены</w:t>
      </w:r>
      <w:r w:rsidRPr="001B3335">
        <w:t xml:space="preserve">, </w:t>
      </w:r>
      <w:r>
        <w:t>как и список цитируемой литературы</w:t>
      </w:r>
    </w:p>
  </w:comment>
  <w:comment w:id="76" w:author="Шумилов" w:date="2018-02-20T22:10:00Z" w:initials="Ю.Ю.">
    <w:p w14:paraId="7032A5FA" w14:textId="10E8D695" w:rsidR="00AB3EE4" w:rsidRPr="00B278BC" w:rsidRDefault="00AB3EE4">
      <w:pPr>
        <w:pStyle w:val="ae"/>
      </w:pPr>
      <w:r>
        <w:rPr>
          <w:rStyle w:val="ad"/>
        </w:rPr>
        <w:annotationRef/>
      </w:r>
      <w:r>
        <w:t>может быть точка лучше</w:t>
      </w:r>
      <w:r>
        <w:rPr>
          <w:lang w:val="en-US"/>
        </w:rPr>
        <w:t>?</w:t>
      </w:r>
    </w:p>
  </w:comment>
  <w:comment w:id="101" w:author="Шумилов" w:date="2018-02-21T00:19:00Z" w:initials="Ю.Ю.">
    <w:p w14:paraId="32AB8DA1" w14:textId="06A32BD1" w:rsidR="00AB3EE4" w:rsidRPr="00240E15" w:rsidRDefault="00AB3EE4">
      <w:pPr>
        <w:pStyle w:val="ae"/>
        <w:rPr>
          <w:i/>
          <w:lang w:val="en-US"/>
        </w:rPr>
      </w:pPr>
      <w:r w:rsidRPr="00A25937">
        <w:rPr>
          <w:rStyle w:val="ad"/>
          <w:highlight w:val="cyan"/>
        </w:rPr>
        <w:annotationRef/>
      </w:r>
      <m:oMath>
        <m:r>
          <w:rPr>
            <w:rFonts w:ascii="Cambria Math" w:hAnsi="Cambria Math"/>
            <w:highlight w:val="cyan"/>
          </w:rPr>
          <m:t>≥</m:t>
        </m:r>
        <m:r>
          <w:rPr>
            <w:rFonts w:ascii="Cambria Math" w:hAnsi="Cambria Math"/>
            <w:highlight w:val="cyan"/>
            <w:lang w:val="en-US"/>
          </w:rPr>
          <m:t>?</m:t>
        </m:r>
      </m:oMath>
    </w:p>
  </w:comment>
  <w:comment w:id="137" w:author="Шумилов" w:date="2018-02-21T02:06:00Z" w:initials="Ю.Ю.">
    <w:p w14:paraId="040414A7" w14:textId="1BDC4988" w:rsidR="00A25937" w:rsidRPr="00A2548D" w:rsidRDefault="00A25937">
      <w:pPr>
        <w:pStyle w:val="ae"/>
      </w:pPr>
      <w:r w:rsidRPr="00A2548D">
        <w:rPr>
          <w:rStyle w:val="ad"/>
          <w:highlight w:val="cyan"/>
        </w:rPr>
        <w:annotationRef/>
      </w:r>
      <w:r w:rsidRPr="00A2548D">
        <w:rPr>
          <w:highlight w:val="cyan"/>
        </w:rPr>
        <w:t xml:space="preserve">где гарантия, что это состояние всего </w:t>
      </w:r>
      <m:oMath>
        <m:sSub>
          <m:sSubPr>
            <m:ctrlPr>
              <w:rPr>
                <w:rFonts w:ascii="Cambria Math" w:hAnsi="Cambria Math"/>
                <w:i/>
                <w:highlight w:val="cyan"/>
              </w:rPr>
            </m:ctrlPr>
          </m:sSubPr>
          <m:e>
            <m:r>
              <w:rPr>
                <w:rFonts w:ascii="Cambria Math" w:hAnsi="Cambria Math"/>
                <w:highlight w:val="cyan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highlight w:val="cyan"/>
              </w:rPr>
              <m:t>n</m:t>
            </m:r>
          </m:sub>
        </m:sSub>
      </m:oMath>
      <w:r w:rsidRPr="00A2548D">
        <w:rPr>
          <w:highlight w:val="cyan"/>
        </w:rPr>
        <w:t>?</w:t>
      </w:r>
      <w:r w:rsidR="008F73E8" w:rsidRPr="00A2548D">
        <w:rPr>
          <w:highlight w:val="cyan"/>
        </w:rPr>
        <w:t xml:space="preserve"> Ведь на 6 этапе алгоритма пункт б) ставит это под сомнение.</w:t>
      </w:r>
      <w:r w:rsidR="00A2548D" w:rsidRPr="00A2548D">
        <w:rPr>
          <w:highlight w:val="cyan"/>
        </w:rPr>
        <w:t>Назовем это “явление 6б)”</w:t>
      </w:r>
    </w:p>
  </w:comment>
  <w:comment w:id="148" w:author="Шумилов" w:date="2018-02-21T02:16:00Z" w:initials="Ю.Ю.">
    <w:p w14:paraId="6D9559AB" w14:textId="3A5F125E" w:rsidR="006244C8" w:rsidRPr="006244C8" w:rsidRDefault="006244C8">
      <w:pPr>
        <w:pStyle w:val="ae"/>
      </w:pPr>
      <w:r>
        <w:rPr>
          <w:rStyle w:val="ad"/>
        </w:rPr>
        <w:annotationRef/>
      </w:r>
      <w:r>
        <w:t>это выглядит очень слабо</w:t>
      </w:r>
    </w:p>
  </w:comment>
  <w:comment w:id="209" w:author="Шумилов" w:date="2018-02-21T01:57:00Z" w:initials="Ю.Ю.">
    <w:p w14:paraId="4728186A" w14:textId="3BCA52CE" w:rsidR="004D5912" w:rsidRPr="003F73F2" w:rsidRDefault="004D5912">
      <w:pPr>
        <w:pStyle w:val="ae"/>
      </w:pPr>
      <w:r>
        <w:rPr>
          <w:rStyle w:val="ad"/>
        </w:rPr>
        <w:annotationRef/>
      </w:r>
      <w:r>
        <w:t xml:space="preserve">может быть </w:t>
      </w:r>
      <w:r w:rsidRPr="004D5912">
        <w:t>“</w:t>
      </w:r>
      <w:r>
        <w:t xml:space="preserve">подписей </w:t>
      </w:r>
      <w:r>
        <w:rPr>
          <w:lang w:val="en-US"/>
        </w:rPr>
        <w:t>pro</w:t>
      </w:r>
      <w:r w:rsidRPr="004D5912">
        <w:t xml:space="preserve">” ? </w:t>
      </w:r>
      <w:r>
        <w:t>т</w:t>
      </w:r>
      <w:r w:rsidRPr="004D5912">
        <w:t>.</w:t>
      </w:r>
      <w:r>
        <w:t>к</w:t>
      </w:r>
      <w:r w:rsidRPr="004D5912">
        <w:t xml:space="preserve">. </w:t>
      </w:r>
      <w:r>
        <w:t xml:space="preserve">в случае а) </w:t>
      </w:r>
      <w:r w:rsidR="003F73F2">
        <w:t xml:space="preserve">термин </w:t>
      </w:r>
      <w:r w:rsidR="003F73F2" w:rsidRPr="003F73F2">
        <w:t>“</w:t>
      </w:r>
      <w:r w:rsidR="003F73F2">
        <w:t>некорректная подпись</w:t>
      </w:r>
      <w:r w:rsidR="003F73F2" w:rsidRPr="003F73F2">
        <w:t>”</w:t>
      </w:r>
      <w:r w:rsidR="003F73F2">
        <w:t xml:space="preserve"> выглядит неточным</w:t>
      </w:r>
    </w:p>
  </w:comment>
  <w:comment w:id="224" w:author="Шумилов" w:date="2018-02-21T01:51:00Z" w:initials="Ю.Ю.">
    <w:p w14:paraId="11DD7ED3" w14:textId="2EF3E9E0" w:rsidR="00E651A3" w:rsidRPr="00E651A3" w:rsidRDefault="00E651A3">
      <w:pPr>
        <w:pStyle w:val="ae"/>
      </w:pPr>
      <w:r>
        <w:rPr>
          <w:rStyle w:val="ad"/>
        </w:rPr>
        <w:annotationRef/>
      </w:r>
      <w:r>
        <w:t>насколько массовой может быть такая ситуация</w:t>
      </w:r>
      <w:r w:rsidRPr="00E651A3">
        <w:t>?</w:t>
      </w:r>
    </w:p>
  </w:comment>
  <w:comment w:id="230" w:author="Шумилов" w:date="2018-02-20T23:11:00Z" w:initials="Ю.Ю.">
    <w:p w14:paraId="201E4CEA" w14:textId="5CCAA2F8" w:rsidR="00AB3EE4" w:rsidRDefault="00AB3EE4">
      <w:pPr>
        <w:pStyle w:val="ae"/>
      </w:pPr>
      <w:r>
        <w:rPr>
          <w:rStyle w:val="ad"/>
        </w:rPr>
        <w:annotationRef/>
      </w:r>
      <w:r>
        <w:t>все номера формул должны быть на одном уровне</w:t>
      </w:r>
    </w:p>
  </w:comment>
  <w:comment w:id="245" w:author="Шумилов" w:date="2018-02-21T02:15:00Z" w:initials="Ю.Ю.">
    <w:p w14:paraId="430DD48F" w14:textId="2A87B9B2" w:rsidR="006244C8" w:rsidRPr="00A2548D" w:rsidRDefault="006244C8">
      <w:pPr>
        <w:pStyle w:val="ae"/>
      </w:pPr>
      <w:r>
        <w:rPr>
          <w:rStyle w:val="ad"/>
        </w:rPr>
        <w:annotationRef/>
      </w:r>
      <w:bookmarkStart w:id="246" w:name="_GoBack"/>
      <w:bookmarkEnd w:id="246"/>
      <w:r>
        <w:t>как он выбирается</w:t>
      </w:r>
      <w:r w:rsidRPr="00A2548D">
        <w:t>?</w:t>
      </w:r>
    </w:p>
  </w:comment>
  <w:comment w:id="251" w:author="Шумилов" w:date="2018-02-21T02:23:00Z" w:initials="Ю.Ю.">
    <w:p w14:paraId="771B5E11" w14:textId="3D355548" w:rsidR="00A2548D" w:rsidRPr="00A2548D" w:rsidRDefault="00A2548D">
      <w:pPr>
        <w:pStyle w:val="ae"/>
        <w:rPr>
          <w:i/>
        </w:rPr>
      </w:pPr>
      <w:r>
        <w:rPr>
          <w:rStyle w:val="ad"/>
        </w:rPr>
        <w:annotationRef/>
      </w:r>
      <w:r>
        <w:t>а дальше</w:t>
      </w:r>
      <w:r w:rsidRPr="00A2548D">
        <w:t xml:space="preserve">? </w:t>
      </w:r>
      <w:r>
        <w:t xml:space="preserve">Ведь узел </w:t>
      </w:r>
      <w:r>
        <w:rPr>
          <w:lang w:val="en-US"/>
        </w:rPr>
        <w:t>m</w:t>
      </w:r>
      <w:r w:rsidRPr="00A2548D">
        <w:t xml:space="preserve"> </w:t>
      </w:r>
      <w:r>
        <w:t xml:space="preserve">должен </w:t>
      </w:r>
      <w:r w:rsidRPr="00A2548D">
        <w:t>“</w:t>
      </w:r>
      <w:r>
        <w:t>навязать</w:t>
      </w:r>
      <w:r w:rsidRPr="00A2548D">
        <w:t>”</w:t>
      </w:r>
      <w:r>
        <w:t xml:space="preserve"> новое состояние всему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 xml:space="preserve">N </m:t>
            </m:r>
          </m:sub>
        </m:sSub>
      </m:oMath>
      <w:r>
        <w:t xml:space="preserve">  или по крайней мере всему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, </m:t>
        </m:r>
      </m:oMath>
      <w:r>
        <w:t>иначе справедливо замечание,</w:t>
      </w:r>
      <w:r w:rsidRPr="00A2548D">
        <w:t xml:space="preserve"> </w:t>
      </w:r>
      <w:r>
        <w:t xml:space="preserve">выделенное </w:t>
      </w:r>
      <w:r w:rsidRPr="00A2548D">
        <w:rPr>
          <w:highlight w:val="cyan"/>
        </w:rPr>
        <w:t>зеленым</w:t>
      </w:r>
      <w:r>
        <w:t xml:space="preserve"> и в силу возможной массовости </w:t>
      </w:r>
      <w:r w:rsidRPr="00A2548D">
        <w:t>“</w:t>
      </w:r>
      <w:r>
        <w:t xml:space="preserve">явления </w:t>
      </w:r>
      <w:r w:rsidRPr="00A2548D">
        <w:t xml:space="preserve">6 </w:t>
      </w:r>
      <w:r>
        <w:t>б)</w:t>
      </w:r>
      <w:r w:rsidRPr="00A2548D">
        <w:t xml:space="preserve">” </w:t>
      </w:r>
      <w:r>
        <w:t>вся сеть заблокируется</w:t>
      </w:r>
      <w:r w:rsidRPr="00A2548D">
        <w:t>.</w:t>
      </w:r>
    </w:p>
  </w:comment>
  <w:comment w:id="256" w:author="Шумилов" w:date="2018-02-21T01:26:00Z" w:initials="Ю.Ю.">
    <w:p w14:paraId="197B6E93" w14:textId="5333F1A6" w:rsidR="00A00644" w:rsidRDefault="00A00644">
      <w:pPr>
        <w:pStyle w:val="ae"/>
      </w:pPr>
      <w:r>
        <w:rPr>
          <w:rStyle w:val="ad"/>
        </w:rPr>
        <w:annotationRef/>
      </w:r>
      <w:r>
        <w:t>как и в случае достижения консенсуса</w:t>
      </w:r>
    </w:p>
  </w:comment>
  <w:comment w:id="266" w:author="Шумилов" w:date="2018-02-21T01:28:00Z" w:initials="Ю.Ю.">
    <w:p w14:paraId="744C9E8D" w14:textId="3BFFC9BD" w:rsidR="00A00644" w:rsidRPr="00A00644" w:rsidRDefault="00A00644">
      <w:pPr>
        <w:pStyle w:val="ae"/>
      </w:pPr>
      <w:r>
        <w:rPr>
          <w:rStyle w:val="ad"/>
        </w:rPr>
        <w:annotationRef/>
      </w:r>
      <w:r>
        <w:t>два штриха</w:t>
      </w:r>
      <w:r w:rsidRPr="00A2548D">
        <w:t>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4D40B91" w15:done="0"/>
  <w15:commentEx w15:paraId="6009D36B" w15:done="0"/>
  <w15:commentEx w15:paraId="74008CB4" w15:done="0"/>
  <w15:commentEx w15:paraId="7032A5FA" w15:done="0"/>
  <w15:commentEx w15:paraId="32AB8DA1" w15:done="0"/>
  <w15:commentEx w15:paraId="040414A7" w15:done="0"/>
  <w15:commentEx w15:paraId="6D9559AB" w15:done="0"/>
  <w15:commentEx w15:paraId="4728186A" w15:done="0"/>
  <w15:commentEx w15:paraId="11DD7ED3" w15:done="0"/>
  <w15:commentEx w15:paraId="201E4CEA" w15:done="0"/>
  <w15:commentEx w15:paraId="430DD48F" w15:done="0"/>
  <w15:commentEx w15:paraId="771B5E11" w15:done="0"/>
  <w15:commentEx w15:paraId="197B6E93" w15:done="0"/>
  <w15:commentEx w15:paraId="744C9E8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D46E15" w14:textId="77777777" w:rsidR="00A06635" w:rsidRDefault="00A06635" w:rsidP="00B24173">
      <w:pPr>
        <w:spacing w:after="0" w:line="240" w:lineRule="auto"/>
      </w:pPr>
      <w:r>
        <w:separator/>
      </w:r>
    </w:p>
  </w:endnote>
  <w:endnote w:type="continuationSeparator" w:id="0">
    <w:p w14:paraId="2FACBD9A" w14:textId="77777777" w:rsidR="00A06635" w:rsidRDefault="00A06635" w:rsidP="00B2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pple Chancery">
    <w:altName w:val="Courier New"/>
    <w:charset w:val="00"/>
    <w:family w:val="script"/>
    <w:pitch w:val="variable"/>
    <w:sig w:usb0="00000000" w:usb1="00000003" w:usb2="00000000" w:usb3="00000000" w:csb0="000001F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5ACA18" w14:textId="77777777" w:rsidR="00A06635" w:rsidRDefault="00A06635" w:rsidP="00B24173">
      <w:pPr>
        <w:spacing w:after="0" w:line="240" w:lineRule="auto"/>
      </w:pPr>
      <w:r>
        <w:separator/>
      </w:r>
    </w:p>
  </w:footnote>
  <w:footnote w:type="continuationSeparator" w:id="0">
    <w:p w14:paraId="24E2B599" w14:textId="77777777" w:rsidR="00A06635" w:rsidRDefault="00A06635" w:rsidP="00B2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6773C"/>
    <w:multiLevelType w:val="hybridMultilevel"/>
    <w:tmpl w:val="04CE8E1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42324218"/>
    <w:multiLevelType w:val="hybridMultilevel"/>
    <w:tmpl w:val="63D0AD58"/>
    <w:lvl w:ilvl="0" w:tplc="D662FD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64402E41"/>
    <w:multiLevelType w:val="hybridMultilevel"/>
    <w:tmpl w:val="73B2050C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">
    <w:nsid w:val="7B2931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7F792A96"/>
    <w:multiLevelType w:val="hybridMultilevel"/>
    <w:tmpl w:val="ED1E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Шумилов">
    <w15:presenceInfo w15:providerId="None" w15:userId="Шумилов"/>
  </w15:person>
  <w15:person w15:author="Викторович Анатолий">
    <w15:presenceInfo w15:providerId="Windows Live" w15:userId="b7a11fa27df3bb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C56"/>
    <w:rsid w:val="00006239"/>
    <w:rsid w:val="00061C3C"/>
    <w:rsid w:val="0009051E"/>
    <w:rsid w:val="000D2718"/>
    <w:rsid w:val="000F6AAB"/>
    <w:rsid w:val="00100B6E"/>
    <w:rsid w:val="001021E9"/>
    <w:rsid w:val="00116DB7"/>
    <w:rsid w:val="00171415"/>
    <w:rsid w:val="001A297F"/>
    <w:rsid w:val="001B0A50"/>
    <w:rsid w:val="001B3335"/>
    <w:rsid w:val="00223521"/>
    <w:rsid w:val="00240E15"/>
    <w:rsid w:val="00255130"/>
    <w:rsid w:val="00260D88"/>
    <w:rsid w:val="00262634"/>
    <w:rsid w:val="00263A1D"/>
    <w:rsid w:val="0027468B"/>
    <w:rsid w:val="002B00BB"/>
    <w:rsid w:val="002B623D"/>
    <w:rsid w:val="002C0D2E"/>
    <w:rsid w:val="002D0CA8"/>
    <w:rsid w:val="002D28A2"/>
    <w:rsid w:val="00300AF1"/>
    <w:rsid w:val="003519C9"/>
    <w:rsid w:val="003D6968"/>
    <w:rsid w:val="003E0704"/>
    <w:rsid w:val="003F73F2"/>
    <w:rsid w:val="004C7A73"/>
    <w:rsid w:val="004D31AF"/>
    <w:rsid w:val="004D5912"/>
    <w:rsid w:val="004E7C84"/>
    <w:rsid w:val="00503D3E"/>
    <w:rsid w:val="005867B8"/>
    <w:rsid w:val="005A4BB4"/>
    <w:rsid w:val="005F0D50"/>
    <w:rsid w:val="005F2B46"/>
    <w:rsid w:val="00614E60"/>
    <w:rsid w:val="00616C8C"/>
    <w:rsid w:val="006244C8"/>
    <w:rsid w:val="00633950"/>
    <w:rsid w:val="00655A5E"/>
    <w:rsid w:val="006A5DC6"/>
    <w:rsid w:val="006B2778"/>
    <w:rsid w:val="006B2811"/>
    <w:rsid w:val="006B40C2"/>
    <w:rsid w:val="006C5F90"/>
    <w:rsid w:val="007130CA"/>
    <w:rsid w:val="00771531"/>
    <w:rsid w:val="007933C8"/>
    <w:rsid w:val="0082571F"/>
    <w:rsid w:val="00843DBD"/>
    <w:rsid w:val="0084447F"/>
    <w:rsid w:val="0086307D"/>
    <w:rsid w:val="008E04B2"/>
    <w:rsid w:val="008F3950"/>
    <w:rsid w:val="008F73E8"/>
    <w:rsid w:val="0091770A"/>
    <w:rsid w:val="0093303F"/>
    <w:rsid w:val="00956595"/>
    <w:rsid w:val="009652B5"/>
    <w:rsid w:val="00973187"/>
    <w:rsid w:val="009A1483"/>
    <w:rsid w:val="009A4424"/>
    <w:rsid w:val="009B2768"/>
    <w:rsid w:val="009D5349"/>
    <w:rsid w:val="00A0040D"/>
    <w:rsid w:val="00A00644"/>
    <w:rsid w:val="00A06635"/>
    <w:rsid w:val="00A2548D"/>
    <w:rsid w:val="00A25937"/>
    <w:rsid w:val="00A35FE5"/>
    <w:rsid w:val="00A54A29"/>
    <w:rsid w:val="00AB3EE4"/>
    <w:rsid w:val="00B24173"/>
    <w:rsid w:val="00B278BC"/>
    <w:rsid w:val="00B4501E"/>
    <w:rsid w:val="00B561B8"/>
    <w:rsid w:val="00B666BE"/>
    <w:rsid w:val="00BA01A4"/>
    <w:rsid w:val="00BC5573"/>
    <w:rsid w:val="00BF516B"/>
    <w:rsid w:val="00BF73DD"/>
    <w:rsid w:val="00C03E34"/>
    <w:rsid w:val="00C15F21"/>
    <w:rsid w:val="00C16C32"/>
    <w:rsid w:val="00C55C58"/>
    <w:rsid w:val="00CD43EB"/>
    <w:rsid w:val="00D5505F"/>
    <w:rsid w:val="00D74489"/>
    <w:rsid w:val="00D817B9"/>
    <w:rsid w:val="00D94761"/>
    <w:rsid w:val="00DA535C"/>
    <w:rsid w:val="00DB11F4"/>
    <w:rsid w:val="00DD24E1"/>
    <w:rsid w:val="00E1182E"/>
    <w:rsid w:val="00E2633F"/>
    <w:rsid w:val="00E651A3"/>
    <w:rsid w:val="00E95516"/>
    <w:rsid w:val="00EB676D"/>
    <w:rsid w:val="00ED1664"/>
    <w:rsid w:val="00ED3AE2"/>
    <w:rsid w:val="00F068CB"/>
    <w:rsid w:val="00F6371C"/>
    <w:rsid w:val="00F772A9"/>
    <w:rsid w:val="00F92647"/>
    <w:rsid w:val="00FA25C2"/>
    <w:rsid w:val="00FA7C56"/>
    <w:rsid w:val="00FD4DF4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1720F"/>
  <w15:docId w15:val="{815D5F6D-9F78-4929-A717-B384101B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2811"/>
    <w:pPr>
      <w:spacing w:after="200" w:line="276" w:lineRule="auto"/>
      <w:ind w:firstLine="284"/>
    </w:pPr>
    <w:rPr>
      <w:rFonts w:ascii="Times New Roman" w:hAnsi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A7C5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A7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7C56"/>
    <w:rPr>
      <w:rFonts w:ascii="Tahoma" w:hAnsi="Tahoma" w:cs="Tahoma"/>
      <w:sz w:val="16"/>
      <w:szCs w:val="16"/>
      <w:lang w:eastAsia="en-US"/>
    </w:rPr>
  </w:style>
  <w:style w:type="paragraph" w:styleId="a6">
    <w:name w:val="caption"/>
    <w:basedOn w:val="a"/>
    <w:next w:val="a"/>
    <w:uiPriority w:val="35"/>
    <w:unhideWhenUsed/>
    <w:qFormat/>
    <w:rsid w:val="005F2B4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6B40C2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DD24E1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B241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B24173"/>
    <w:rPr>
      <w:rFonts w:ascii="Times New Roman" w:hAnsi="Times New Roman"/>
      <w:sz w:val="24"/>
      <w:szCs w:val="24"/>
      <w:lang w:eastAsia="en-US"/>
    </w:rPr>
  </w:style>
  <w:style w:type="paragraph" w:styleId="ab">
    <w:name w:val="footer"/>
    <w:basedOn w:val="a"/>
    <w:link w:val="ac"/>
    <w:uiPriority w:val="99"/>
    <w:unhideWhenUsed/>
    <w:rsid w:val="00B241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B24173"/>
    <w:rPr>
      <w:rFonts w:ascii="Times New Roman" w:hAnsi="Times New Roman"/>
      <w:sz w:val="24"/>
      <w:szCs w:val="24"/>
      <w:lang w:eastAsia="en-US"/>
    </w:rPr>
  </w:style>
  <w:style w:type="character" w:styleId="ad">
    <w:name w:val="annotation reference"/>
    <w:basedOn w:val="a0"/>
    <w:uiPriority w:val="99"/>
    <w:semiHidden/>
    <w:unhideWhenUsed/>
    <w:rsid w:val="001A297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A297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A297F"/>
    <w:rPr>
      <w:rFonts w:ascii="Times New Roman" w:hAnsi="Times New Roman"/>
      <w:lang w:eastAsia="en-US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A297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A297F"/>
    <w:rPr>
      <w:rFonts w:ascii="Times New Roman" w:hAnsi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://article.gmane.org/gmane.comp.encryption.general/12588/" TargetMode="External"/><Relationship Id="rId1" Type="http://schemas.openxmlformats.org/officeDocument/2006/relationships/hyperlink" Target="https://bitcoin.org/bitcoin.pdf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_________Microsoft_Visio11111.vsdx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E2CC9803-DB5E-4555-90B2-23082A165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7</Pages>
  <Words>2064</Words>
  <Characters>11767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</dc:creator>
  <cp:keywords/>
  <dc:description/>
  <cp:lastModifiedBy>Шумилов</cp:lastModifiedBy>
  <cp:revision>31</cp:revision>
  <cp:lastPrinted>2018-02-17T14:00:00Z</cp:lastPrinted>
  <dcterms:created xsi:type="dcterms:W3CDTF">2018-02-19T20:36:00Z</dcterms:created>
  <dcterms:modified xsi:type="dcterms:W3CDTF">2018-02-20T22:34:00Z</dcterms:modified>
</cp:coreProperties>
</file>